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7FA5" w14:textId="77777777" w:rsidR="000B1C15" w:rsidRPr="004E0EDC" w:rsidRDefault="009B1EF3" w:rsidP="005D2C20">
      <w:pPr>
        <w:pBdr>
          <w:top w:val="nil"/>
          <w:left w:val="nil"/>
          <w:bottom w:val="nil"/>
          <w:right w:val="nil"/>
          <w:between w:val="nil"/>
        </w:pBdr>
        <w:shd w:val="clear" w:color="auto" w:fill="548DD4" w:themeFill="text2" w:themeFillTint="99"/>
        <w:spacing w:after="0" w:line="240" w:lineRule="auto"/>
        <w:jc w:val="center"/>
        <w:rPr>
          <w:rFonts w:ascii="Gill Sans MT" w:hAnsi="Gill Sans MT"/>
          <w:b/>
          <w:bCs/>
          <w:sz w:val="32"/>
          <w:szCs w:val="32"/>
        </w:rPr>
      </w:pPr>
      <w:bookmarkStart w:id="0" w:name="_gjdgxs" w:colFirst="0" w:colLast="0"/>
      <w:bookmarkEnd w:id="0"/>
      <w:r w:rsidRPr="004E0EDC">
        <w:rPr>
          <w:rFonts w:ascii="Gill Sans MT" w:hAnsi="Gill Sans MT"/>
          <w:b/>
          <w:bCs/>
          <w:sz w:val="32"/>
          <w:szCs w:val="32"/>
        </w:rPr>
        <w:t xml:space="preserve">SAYE </w:t>
      </w:r>
      <w:r w:rsidR="00D857CE" w:rsidRPr="004E0EDC">
        <w:rPr>
          <w:rFonts w:ascii="Gill Sans MT" w:hAnsi="Gill Sans MT"/>
          <w:b/>
          <w:bCs/>
          <w:sz w:val="32"/>
          <w:szCs w:val="32"/>
        </w:rPr>
        <w:t>Monthly Progress REPORT</w:t>
      </w:r>
    </w:p>
    <w:p w14:paraId="45E0B2A9" w14:textId="77777777" w:rsidR="000B1C15" w:rsidRPr="004E0EDC" w:rsidRDefault="000B1C15" w:rsidP="008D42B0">
      <w:pPr>
        <w:pBdr>
          <w:top w:val="nil"/>
          <w:left w:val="nil"/>
          <w:bottom w:val="nil"/>
          <w:right w:val="nil"/>
          <w:between w:val="nil"/>
        </w:pBdr>
        <w:spacing w:after="0" w:line="240" w:lineRule="auto"/>
        <w:jc w:val="center"/>
        <w:rPr>
          <w:rFonts w:ascii="Gill Sans MT" w:hAnsi="Gill Sans MT"/>
          <w:color w:val="BF8F00"/>
        </w:rPr>
      </w:pPr>
    </w:p>
    <w:p w14:paraId="5832CF71" w14:textId="77777777" w:rsidR="000B1C15" w:rsidRPr="004E0EDC" w:rsidRDefault="00D857CE">
      <w:pPr>
        <w:pBdr>
          <w:top w:val="nil"/>
          <w:left w:val="nil"/>
          <w:bottom w:val="nil"/>
          <w:right w:val="nil"/>
          <w:between w:val="nil"/>
        </w:pBdr>
        <w:spacing w:after="0" w:line="240" w:lineRule="auto"/>
        <w:rPr>
          <w:rFonts w:ascii="Gill Sans MT" w:hAnsi="Gill Sans MT"/>
          <w:b/>
          <w:color w:val="548DD4" w:themeColor="text2" w:themeTint="99"/>
          <w:sz w:val="24"/>
          <w:szCs w:val="24"/>
        </w:rPr>
      </w:pPr>
      <w:r w:rsidRPr="004E0EDC">
        <w:rPr>
          <w:rFonts w:ascii="Gill Sans MT" w:hAnsi="Gill Sans MT"/>
          <w:b/>
          <w:color w:val="548DD4" w:themeColor="text2" w:themeTint="99"/>
          <w:sz w:val="24"/>
          <w:szCs w:val="24"/>
        </w:rPr>
        <w:t>INSTRUCTIONS</w:t>
      </w:r>
    </w:p>
    <w:p w14:paraId="304CF7EB" w14:textId="77777777" w:rsidR="000B1C15" w:rsidRPr="004E0EDC" w:rsidRDefault="000B1C15">
      <w:pPr>
        <w:pBdr>
          <w:top w:val="nil"/>
          <w:left w:val="nil"/>
          <w:bottom w:val="nil"/>
          <w:right w:val="nil"/>
          <w:between w:val="nil"/>
        </w:pBdr>
        <w:spacing w:after="0" w:line="240" w:lineRule="auto"/>
        <w:rPr>
          <w:rFonts w:ascii="Gill Sans MT" w:hAnsi="Gill Sans MT"/>
          <w:b/>
          <w:color w:val="D22A2F"/>
          <w:sz w:val="24"/>
          <w:szCs w:val="24"/>
        </w:rPr>
      </w:pPr>
    </w:p>
    <w:p w14:paraId="13CFD25B" w14:textId="77777777" w:rsidR="000B1C15" w:rsidRPr="004E0EDC" w:rsidRDefault="005D2C20">
      <w:pPr>
        <w:pBdr>
          <w:top w:val="nil"/>
          <w:left w:val="nil"/>
          <w:bottom w:val="nil"/>
          <w:right w:val="nil"/>
          <w:between w:val="nil"/>
        </w:pBdr>
        <w:spacing w:after="0" w:line="240" w:lineRule="auto"/>
        <w:ind w:left="-2"/>
        <w:rPr>
          <w:rFonts w:ascii="Gill Sans MT" w:hAnsi="Gill Sans MT"/>
          <w:color w:val="141413"/>
          <w:sz w:val="20"/>
          <w:szCs w:val="20"/>
        </w:rPr>
      </w:pPr>
      <w:r w:rsidRPr="004E0EDC">
        <w:rPr>
          <w:rFonts w:ascii="Gill Sans MT" w:hAnsi="Gill Sans MT"/>
          <w:b/>
          <w:color w:val="548DD4" w:themeColor="text2" w:themeTint="99"/>
          <w:sz w:val="20"/>
          <w:szCs w:val="20"/>
        </w:rPr>
        <w:t>Cluster Lead</w:t>
      </w:r>
      <w:r w:rsidR="00516601" w:rsidRPr="004E0EDC">
        <w:rPr>
          <w:rFonts w:ascii="Gill Sans MT" w:hAnsi="Gill Sans MT"/>
          <w:b/>
          <w:color w:val="548DD4" w:themeColor="text2" w:themeTint="99"/>
          <w:sz w:val="20"/>
          <w:szCs w:val="20"/>
        </w:rPr>
        <w:t>/Business Facilitator</w:t>
      </w:r>
      <w:r w:rsidR="00D857CE" w:rsidRPr="004E0EDC">
        <w:rPr>
          <w:rFonts w:ascii="Gill Sans MT" w:hAnsi="Gill Sans MT"/>
          <w:b/>
          <w:color w:val="548DD4" w:themeColor="text2" w:themeTint="99"/>
          <w:sz w:val="20"/>
          <w:szCs w:val="20"/>
        </w:rPr>
        <w:t>:</w:t>
      </w:r>
      <w:r w:rsidR="00D857CE" w:rsidRPr="004E0EDC">
        <w:rPr>
          <w:rFonts w:ascii="Gill Sans MT" w:hAnsi="Gill Sans MT"/>
          <w:color w:val="548DD4" w:themeColor="text2" w:themeTint="99"/>
          <w:sz w:val="20"/>
          <w:szCs w:val="20"/>
        </w:rPr>
        <w:t xml:space="preserve"> </w:t>
      </w:r>
      <w:r w:rsidR="00D857CE" w:rsidRPr="004E0EDC">
        <w:rPr>
          <w:rFonts w:ascii="Gill Sans MT" w:hAnsi="Gill Sans MT"/>
          <w:color w:val="141413"/>
          <w:sz w:val="20"/>
          <w:szCs w:val="20"/>
        </w:rPr>
        <w:t>Please refer to the original proposal, Annual</w:t>
      </w:r>
      <w:r w:rsidR="00FF396E" w:rsidRPr="004E0EDC">
        <w:rPr>
          <w:rFonts w:ascii="Gill Sans MT" w:hAnsi="Gill Sans MT"/>
          <w:color w:val="141413"/>
          <w:sz w:val="20"/>
          <w:szCs w:val="20"/>
        </w:rPr>
        <w:t xml:space="preserve">, </w:t>
      </w:r>
      <w:r w:rsidR="00D857CE" w:rsidRPr="004E0EDC">
        <w:rPr>
          <w:rFonts w:ascii="Gill Sans MT" w:hAnsi="Gill Sans MT"/>
          <w:color w:val="141413"/>
          <w:sz w:val="20"/>
          <w:szCs w:val="20"/>
        </w:rPr>
        <w:t xml:space="preserve">Quarterly </w:t>
      </w:r>
      <w:r w:rsidR="00FF396E" w:rsidRPr="004E0EDC">
        <w:rPr>
          <w:rFonts w:ascii="Gill Sans MT" w:hAnsi="Gill Sans MT"/>
          <w:color w:val="141413"/>
          <w:sz w:val="20"/>
          <w:szCs w:val="20"/>
        </w:rPr>
        <w:t xml:space="preserve">and Monthly </w:t>
      </w:r>
      <w:r w:rsidR="00D857CE" w:rsidRPr="004E0EDC">
        <w:rPr>
          <w:rFonts w:ascii="Gill Sans MT" w:hAnsi="Gill Sans MT"/>
          <w:color w:val="141413"/>
          <w:sz w:val="20"/>
          <w:szCs w:val="20"/>
        </w:rPr>
        <w:t>work plan</w:t>
      </w:r>
      <w:r w:rsidR="00FF396E" w:rsidRPr="004E0EDC">
        <w:rPr>
          <w:rFonts w:ascii="Gill Sans MT" w:hAnsi="Gill Sans MT"/>
          <w:color w:val="141413"/>
          <w:sz w:val="20"/>
          <w:szCs w:val="20"/>
        </w:rPr>
        <w:t>s</w:t>
      </w:r>
      <w:r w:rsidR="00D857CE" w:rsidRPr="004E0EDC">
        <w:rPr>
          <w:rFonts w:ascii="Gill Sans MT" w:hAnsi="Gill Sans MT"/>
          <w:color w:val="141413"/>
          <w:sz w:val="20"/>
          <w:szCs w:val="20"/>
        </w:rPr>
        <w:t xml:space="preserve">, and Monitoring, Evaluation, Research and </w:t>
      </w:r>
      <w:r w:rsidR="00D857CE" w:rsidRPr="004E0EDC">
        <w:rPr>
          <w:rFonts w:ascii="Gill Sans MT" w:hAnsi="Gill Sans MT"/>
          <w:color w:val="141413"/>
          <w:sz w:val="20"/>
          <w:szCs w:val="20"/>
          <w:u w:val="single"/>
        </w:rPr>
        <w:t>Learning</w:t>
      </w:r>
      <w:r w:rsidR="00D857CE" w:rsidRPr="004E0EDC">
        <w:rPr>
          <w:rFonts w:ascii="Gill Sans MT" w:hAnsi="Gill Sans MT"/>
          <w:color w:val="141413"/>
          <w:sz w:val="20"/>
          <w:szCs w:val="20"/>
        </w:rPr>
        <w:t xml:space="preserve"> Plan (MERL) when answering these questions. Upon completion, please email the Progress narrative Report to your </w:t>
      </w:r>
      <w:r w:rsidR="00FD63A9" w:rsidRPr="004E0EDC">
        <w:rPr>
          <w:rFonts w:ascii="Gill Sans MT" w:hAnsi="Gill Sans MT"/>
          <w:color w:val="141413"/>
          <w:sz w:val="20"/>
          <w:szCs w:val="20"/>
        </w:rPr>
        <w:t>supervisor</w:t>
      </w:r>
      <w:r w:rsidR="00D857CE" w:rsidRPr="004E0EDC">
        <w:rPr>
          <w:rFonts w:ascii="Gill Sans MT" w:hAnsi="Gill Sans MT"/>
          <w:color w:val="141413"/>
          <w:sz w:val="20"/>
          <w:szCs w:val="20"/>
        </w:rPr>
        <w:t>.</w:t>
      </w:r>
    </w:p>
    <w:p w14:paraId="26C5BAB0" w14:textId="77777777" w:rsidR="000B1C15" w:rsidRPr="004E0EDC" w:rsidRDefault="000B1C15">
      <w:pPr>
        <w:pBdr>
          <w:top w:val="nil"/>
          <w:left w:val="nil"/>
          <w:bottom w:val="nil"/>
          <w:right w:val="nil"/>
          <w:between w:val="nil"/>
        </w:pBdr>
        <w:spacing w:after="0" w:line="240" w:lineRule="auto"/>
        <w:ind w:left="-2"/>
        <w:rPr>
          <w:rFonts w:ascii="Gill Sans MT" w:hAnsi="Gill Sans MT"/>
          <w:color w:val="141413"/>
          <w:sz w:val="20"/>
          <w:szCs w:val="20"/>
        </w:rPr>
      </w:pPr>
    </w:p>
    <w:p w14:paraId="0A97AC4F" w14:textId="77777777" w:rsidR="000B1C15" w:rsidRPr="004E0EDC" w:rsidRDefault="00D857CE">
      <w:pPr>
        <w:pBdr>
          <w:top w:val="nil"/>
          <w:left w:val="nil"/>
          <w:bottom w:val="single" w:sz="4" w:space="1" w:color="000000"/>
          <w:right w:val="nil"/>
          <w:between w:val="nil"/>
        </w:pBdr>
        <w:spacing w:after="0" w:line="240" w:lineRule="auto"/>
        <w:rPr>
          <w:rFonts w:ascii="Gill Sans MT" w:hAnsi="Gill Sans MT"/>
          <w:color w:val="548DD4" w:themeColor="text2" w:themeTint="99"/>
          <w:sz w:val="24"/>
          <w:szCs w:val="24"/>
        </w:rPr>
      </w:pPr>
      <w:r w:rsidRPr="004E0EDC">
        <w:rPr>
          <w:rFonts w:ascii="Gill Sans MT" w:hAnsi="Gill Sans MT"/>
          <w:color w:val="548DD4" w:themeColor="text2" w:themeTint="99"/>
          <w:sz w:val="24"/>
          <w:szCs w:val="24"/>
        </w:rPr>
        <w:t>GENERAL INFORMATION</w:t>
      </w:r>
    </w:p>
    <w:p w14:paraId="77BA1947" w14:textId="77777777" w:rsidR="000B1C15" w:rsidRPr="004E0EDC" w:rsidRDefault="000B1C15">
      <w:pPr>
        <w:pBdr>
          <w:top w:val="nil"/>
          <w:left w:val="nil"/>
          <w:bottom w:val="nil"/>
          <w:right w:val="nil"/>
          <w:between w:val="nil"/>
        </w:pBdr>
        <w:spacing w:after="0" w:line="240" w:lineRule="auto"/>
        <w:rPr>
          <w:rFonts w:ascii="Gill Sans MT" w:hAnsi="Gill Sans MT"/>
          <w:color w:val="D22A2F"/>
        </w:rPr>
      </w:pPr>
    </w:p>
    <w:tbl>
      <w:tblPr>
        <w:tblStyle w:val="12"/>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1559"/>
        <w:gridCol w:w="993"/>
        <w:gridCol w:w="1275"/>
        <w:gridCol w:w="1843"/>
        <w:gridCol w:w="2153"/>
      </w:tblGrid>
      <w:tr w:rsidR="000B1C15" w:rsidRPr="00392D21" w14:paraId="7DC0460D" w14:textId="77777777" w:rsidTr="000B1C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Borders>
              <w:bottom w:val="single" w:sz="4" w:space="0" w:color="000000"/>
              <w:right w:val="single" w:sz="4" w:space="0" w:color="000000"/>
            </w:tcBorders>
          </w:tcPr>
          <w:p w14:paraId="3968BD0B" w14:textId="77777777" w:rsidR="000B1C15" w:rsidRPr="00392D21" w:rsidRDefault="00D857CE">
            <w:pPr>
              <w:pBdr>
                <w:top w:val="nil"/>
                <w:left w:val="nil"/>
                <w:bottom w:val="nil"/>
                <w:right w:val="nil"/>
                <w:between w:val="nil"/>
              </w:pBdr>
              <w:ind w:left="-2"/>
              <w:rPr>
                <w:rFonts w:ascii="Gill Sans MT" w:hAnsi="Gill Sans MT"/>
                <w:b/>
                <w:color w:val="141413"/>
                <w:sz w:val="24"/>
                <w:szCs w:val="24"/>
              </w:rPr>
            </w:pPr>
            <w:bookmarkStart w:id="1" w:name="_30j0zll" w:colFirst="0" w:colLast="0"/>
            <w:bookmarkEnd w:id="1"/>
            <w:r w:rsidRPr="00392D21">
              <w:rPr>
                <w:rFonts w:ascii="Gill Sans MT" w:hAnsi="Gill Sans MT"/>
                <w:b/>
                <w:i w:val="0"/>
                <w:color w:val="141413"/>
                <w:sz w:val="24"/>
                <w:szCs w:val="24"/>
              </w:rPr>
              <w:t>Project Title</w:t>
            </w:r>
          </w:p>
        </w:tc>
        <w:tc>
          <w:tcPr>
            <w:tcW w:w="7823" w:type="dxa"/>
            <w:gridSpan w:val="5"/>
            <w:tcBorders>
              <w:left w:val="single" w:sz="4" w:space="0" w:color="000000"/>
              <w:bottom w:val="single" w:sz="4" w:space="0" w:color="000000"/>
            </w:tcBorders>
          </w:tcPr>
          <w:p w14:paraId="02291967" w14:textId="77777777" w:rsidR="000B1C15" w:rsidRPr="00392D21" w:rsidRDefault="00D857CE">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Gill Sans MT" w:hAnsi="Gill Sans MT"/>
                <w:color w:val="141413"/>
                <w:sz w:val="24"/>
                <w:szCs w:val="24"/>
              </w:rPr>
            </w:pPr>
            <w:r w:rsidRPr="00392D21">
              <w:rPr>
                <w:rFonts w:ascii="Gill Sans MT" w:hAnsi="Gill Sans MT"/>
                <w:i w:val="0"/>
                <w:color w:val="141413"/>
                <w:sz w:val="24"/>
                <w:szCs w:val="24"/>
              </w:rPr>
              <w:t>SAYE PROJECT</w:t>
            </w:r>
          </w:p>
        </w:tc>
      </w:tr>
      <w:tr w:rsidR="000B1C15" w:rsidRPr="00392D21" w14:paraId="3721E9B2" w14:textId="77777777" w:rsidTr="000B1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000000"/>
              <w:right w:val="single" w:sz="4" w:space="0" w:color="000000"/>
            </w:tcBorders>
          </w:tcPr>
          <w:p w14:paraId="544C656C" w14:textId="77777777" w:rsidR="000B1C15" w:rsidRPr="00392D21" w:rsidRDefault="00D857CE">
            <w:pPr>
              <w:pBdr>
                <w:top w:val="nil"/>
                <w:left w:val="nil"/>
                <w:bottom w:val="nil"/>
                <w:right w:val="nil"/>
                <w:between w:val="nil"/>
              </w:pBdr>
              <w:ind w:left="-2"/>
              <w:rPr>
                <w:rFonts w:ascii="Gill Sans MT" w:hAnsi="Gill Sans MT"/>
                <w:b/>
                <w:color w:val="141413"/>
                <w:sz w:val="24"/>
                <w:szCs w:val="24"/>
              </w:rPr>
            </w:pPr>
            <w:r w:rsidRPr="00392D21">
              <w:rPr>
                <w:rFonts w:ascii="Gill Sans MT" w:hAnsi="Gill Sans MT"/>
                <w:b/>
                <w:i w:val="0"/>
                <w:color w:val="141413"/>
                <w:sz w:val="24"/>
                <w:szCs w:val="24"/>
              </w:rPr>
              <w:t>Organization Name</w:t>
            </w:r>
          </w:p>
        </w:tc>
        <w:tc>
          <w:tcPr>
            <w:tcW w:w="7823" w:type="dxa"/>
            <w:gridSpan w:val="5"/>
            <w:tcBorders>
              <w:top w:val="single" w:sz="4" w:space="0" w:color="000000"/>
              <w:left w:val="single" w:sz="4" w:space="0" w:color="000000"/>
            </w:tcBorders>
          </w:tcPr>
          <w:p w14:paraId="11DBC504" w14:textId="77777777" w:rsidR="000B1C15" w:rsidRPr="00392D21" w:rsidRDefault="00D857CE">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Gill Sans MT" w:hAnsi="Gill Sans MT"/>
                <w:color w:val="141413"/>
                <w:sz w:val="24"/>
                <w:szCs w:val="24"/>
              </w:rPr>
            </w:pPr>
            <w:r w:rsidRPr="00392D21">
              <w:rPr>
                <w:rFonts w:ascii="Gill Sans MT" w:hAnsi="Gill Sans MT"/>
                <w:color w:val="141413"/>
                <w:sz w:val="24"/>
                <w:szCs w:val="24"/>
              </w:rPr>
              <w:t xml:space="preserve"> </w:t>
            </w:r>
            <w:r w:rsidR="00FF396E" w:rsidRPr="00392D21">
              <w:rPr>
                <w:rFonts w:ascii="Gill Sans MT" w:hAnsi="Gill Sans MT"/>
                <w:color w:val="141413"/>
                <w:sz w:val="24"/>
                <w:szCs w:val="24"/>
              </w:rPr>
              <w:t>HEIFER</w:t>
            </w:r>
          </w:p>
        </w:tc>
      </w:tr>
      <w:tr w:rsidR="000B1C15" w:rsidRPr="00392D21" w14:paraId="58A95502" w14:textId="77777777" w:rsidTr="000B1C15">
        <w:tc>
          <w:tcPr>
            <w:cnfStyle w:val="001000000000" w:firstRow="0" w:lastRow="0" w:firstColumn="1" w:lastColumn="0" w:oddVBand="0" w:evenVBand="0" w:oddHBand="0" w:evenHBand="0" w:firstRowFirstColumn="0" w:firstRowLastColumn="0" w:lastRowFirstColumn="0" w:lastRowLastColumn="0"/>
            <w:tcW w:w="2977" w:type="dxa"/>
            <w:tcBorders>
              <w:right w:val="single" w:sz="4" w:space="0" w:color="000000"/>
            </w:tcBorders>
          </w:tcPr>
          <w:p w14:paraId="2B0F10D5" w14:textId="77777777" w:rsidR="000B1C15" w:rsidRPr="00392D21" w:rsidRDefault="00FF396E">
            <w:pPr>
              <w:pBdr>
                <w:top w:val="nil"/>
                <w:left w:val="nil"/>
                <w:bottom w:val="nil"/>
                <w:right w:val="nil"/>
                <w:between w:val="nil"/>
              </w:pBdr>
              <w:ind w:left="-2"/>
              <w:rPr>
                <w:rFonts w:ascii="Gill Sans MT" w:hAnsi="Gill Sans MT"/>
                <w:b/>
                <w:color w:val="141413"/>
                <w:sz w:val="24"/>
                <w:szCs w:val="24"/>
              </w:rPr>
            </w:pPr>
            <w:r w:rsidRPr="00392D21">
              <w:rPr>
                <w:rFonts w:ascii="Gill Sans MT" w:hAnsi="Gill Sans MT"/>
                <w:b/>
                <w:i w:val="0"/>
                <w:color w:val="141413"/>
                <w:sz w:val="24"/>
                <w:szCs w:val="24"/>
              </w:rPr>
              <w:t>Cluster Coordinator</w:t>
            </w:r>
          </w:p>
        </w:tc>
        <w:tc>
          <w:tcPr>
            <w:tcW w:w="1559" w:type="dxa"/>
            <w:tcBorders>
              <w:left w:val="single" w:sz="4" w:space="0" w:color="000000"/>
              <w:right w:val="single" w:sz="4" w:space="0" w:color="000000"/>
            </w:tcBorders>
            <w:vAlign w:val="center"/>
          </w:tcPr>
          <w:p w14:paraId="7C057392" w14:textId="77777777" w:rsidR="000B1C15" w:rsidRPr="00392D21" w:rsidRDefault="00D857CE">
            <w:pPr>
              <w:pBdr>
                <w:top w:val="nil"/>
                <w:left w:val="nil"/>
                <w:bottom w:val="nil"/>
                <w:right w:val="nil"/>
                <w:between w:val="nil"/>
              </w:pBdr>
              <w:ind w:left="-2"/>
              <w:cnfStyle w:val="000000000000" w:firstRow="0" w:lastRow="0" w:firstColumn="0" w:lastColumn="0" w:oddVBand="0" w:evenVBand="0" w:oddHBand="0" w:evenHBand="0" w:firstRowFirstColumn="0" w:firstRowLastColumn="0" w:lastRowFirstColumn="0" w:lastRowLastColumn="0"/>
              <w:rPr>
                <w:rFonts w:ascii="Gill Sans MT" w:hAnsi="Gill Sans MT"/>
                <w:b/>
                <w:color w:val="141413"/>
                <w:sz w:val="24"/>
                <w:szCs w:val="24"/>
              </w:rPr>
            </w:pPr>
            <w:r w:rsidRPr="00392D21">
              <w:rPr>
                <w:rFonts w:ascii="Gill Sans MT" w:hAnsi="Gill Sans MT"/>
                <w:b/>
                <w:color w:val="141413"/>
                <w:sz w:val="24"/>
                <w:szCs w:val="24"/>
              </w:rPr>
              <w:t>Name:</w:t>
            </w:r>
          </w:p>
        </w:tc>
        <w:tc>
          <w:tcPr>
            <w:tcW w:w="6264" w:type="dxa"/>
            <w:gridSpan w:val="4"/>
            <w:tcBorders>
              <w:left w:val="single" w:sz="4" w:space="0" w:color="000000"/>
            </w:tcBorders>
          </w:tcPr>
          <w:p w14:paraId="782FB114" w14:textId="77777777" w:rsidR="000B1C15" w:rsidRPr="00392D21" w:rsidRDefault="004D5D62">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Gill Sans MT" w:hAnsi="Gill Sans MT"/>
                <w:color w:val="141413"/>
                <w:sz w:val="24"/>
                <w:szCs w:val="24"/>
              </w:rPr>
            </w:pPr>
            <w:r w:rsidRPr="00392D21">
              <w:rPr>
                <w:rFonts w:ascii="Gill Sans MT" w:hAnsi="Gill Sans MT"/>
                <w:color w:val="141413"/>
                <w:sz w:val="24"/>
                <w:szCs w:val="24"/>
              </w:rPr>
              <w:t>{{coord.name}}</w:t>
            </w:r>
          </w:p>
        </w:tc>
      </w:tr>
      <w:tr w:rsidR="000B1C15" w:rsidRPr="00392D21" w14:paraId="223C3D03" w14:textId="77777777" w:rsidTr="000B1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val="restart"/>
            <w:tcBorders>
              <w:right w:val="single" w:sz="4" w:space="0" w:color="000000"/>
            </w:tcBorders>
          </w:tcPr>
          <w:p w14:paraId="732F1A98" w14:textId="77777777" w:rsidR="000B1C15" w:rsidRPr="00392D21" w:rsidRDefault="000B1C15">
            <w:pPr>
              <w:pBdr>
                <w:top w:val="nil"/>
                <w:left w:val="nil"/>
                <w:bottom w:val="nil"/>
                <w:right w:val="nil"/>
                <w:between w:val="nil"/>
              </w:pBdr>
              <w:ind w:left="-2"/>
              <w:rPr>
                <w:rFonts w:ascii="Gill Sans MT" w:hAnsi="Gill Sans MT"/>
                <w:b/>
                <w:color w:val="141413"/>
                <w:sz w:val="24"/>
                <w:szCs w:val="24"/>
              </w:rPr>
            </w:pPr>
          </w:p>
        </w:tc>
        <w:tc>
          <w:tcPr>
            <w:tcW w:w="1559" w:type="dxa"/>
            <w:tcBorders>
              <w:left w:val="single" w:sz="4" w:space="0" w:color="000000"/>
              <w:right w:val="single" w:sz="4" w:space="0" w:color="000000"/>
            </w:tcBorders>
            <w:vAlign w:val="center"/>
          </w:tcPr>
          <w:p w14:paraId="711C367F" w14:textId="77777777" w:rsidR="000B1C15" w:rsidRPr="00392D21" w:rsidRDefault="00D857CE">
            <w:pPr>
              <w:pBdr>
                <w:top w:val="nil"/>
                <w:left w:val="nil"/>
                <w:bottom w:val="nil"/>
                <w:right w:val="nil"/>
                <w:between w:val="nil"/>
              </w:pBdr>
              <w:ind w:left="-2"/>
              <w:cnfStyle w:val="000000100000" w:firstRow="0" w:lastRow="0" w:firstColumn="0" w:lastColumn="0" w:oddVBand="0" w:evenVBand="0" w:oddHBand="1" w:evenHBand="0" w:firstRowFirstColumn="0" w:firstRowLastColumn="0" w:lastRowFirstColumn="0" w:lastRowLastColumn="0"/>
              <w:rPr>
                <w:rFonts w:ascii="Gill Sans MT" w:hAnsi="Gill Sans MT"/>
                <w:b/>
                <w:color w:val="141413"/>
                <w:sz w:val="24"/>
                <w:szCs w:val="24"/>
              </w:rPr>
            </w:pPr>
            <w:r w:rsidRPr="00392D21">
              <w:rPr>
                <w:rFonts w:ascii="Gill Sans MT" w:hAnsi="Gill Sans MT"/>
                <w:b/>
                <w:color w:val="141413"/>
                <w:sz w:val="24"/>
                <w:szCs w:val="24"/>
              </w:rPr>
              <w:t>Phone Number:</w:t>
            </w:r>
          </w:p>
        </w:tc>
        <w:tc>
          <w:tcPr>
            <w:tcW w:w="6264" w:type="dxa"/>
            <w:gridSpan w:val="4"/>
            <w:tcBorders>
              <w:left w:val="single" w:sz="4" w:space="0" w:color="000000"/>
            </w:tcBorders>
          </w:tcPr>
          <w:p w14:paraId="62639AF3" w14:textId="77777777" w:rsidR="000B1C15" w:rsidRPr="00392D21" w:rsidRDefault="004D5D62">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Gill Sans MT" w:hAnsi="Gill Sans MT"/>
                <w:color w:val="141413"/>
                <w:sz w:val="24"/>
                <w:szCs w:val="24"/>
              </w:rPr>
            </w:pPr>
            <w:r w:rsidRPr="00392D21">
              <w:rPr>
                <w:rFonts w:ascii="Gill Sans MT" w:hAnsi="Gill Sans MT"/>
                <w:color w:val="141413"/>
                <w:sz w:val="24"/>
                <w:szCs w:val="24"/>
              </w:rPr>
              <w:t>{{coord.phone}}</w:t>
            </w:r>
          </w:p>
        </w:tc>
      </w:tr>
      <w:tr w:rsidR="000B1C15" w:rsidRPr="00392D21" w14:paraId="51D2D502" w14:textId="77777777" w:rsidTr="000B1C15">
        <w:tc>
          <w:tcPr>
            <w:cnfStyle w:val="001000000000" w:firstRow="0" w:lastRow="0" w:firstColumn="1" w:lastColumn="0" w:oddVBand="0" w:evenVBand="0" w:oddHBand="0" w:evenHBand="0" w:firstRowFirstColumn="0" w:firstRowLastColumn="0" w:lastRowFirstColumn="0" w:lastRowLastColumn="0"/>
            <w:tcW w:w="2977" w:type="dxa"/>
            <w:vMerge/>
            <w:tcBorders>
              <w:right w:val="single" w:sz="4" w:space="0" w:color="000000"/>
            </w:tcBorders>
          </w:tcPr>
          <w:p w14:paraId="7BFD62AB" w14:textId="77777777" w:rsidR="000B1C15" w:rsidRPr="00392D21" w:rsidRDefault="000B1C15">
            <w:pPr>
              <w:widowControl w:val="0"/>
              <w:pBdr>
                <w:top w:val="nil"/>
                <w:left w:val="nil"/>
                <w:bottom w:val="nil"/>
                <w:right w:val="nil"/>
                <w:between w:val="nil"/>
              </w:pBdr>
              <w:spacing w:line="276" w:lineRule="auto"/>
              <w:rPr>
                <w:rFonts w:ascii="Gill Sans MT" w:hAnsi="Gill Sans MT"/>
                <w:color w:val="141413"/>
                <w:sz w:val="24"/>
                <w:szCs w:val="24"/>
              </w:rPr>
            </w:pPr>
          </w:p>
        </w:tc>
        <w:tc>
          <w:tcPr>
            <w:tcW w:w="1559" w:type="dxa"/>
            <w:tcBorders>
              <w:left w:val="single" w:sz="4" w:space="0" w:color="000000"/>
              <w:right w:val="single" w:sz="4" w:space="0" w:color="000000"/>
            </w:tcBorders>
            <w:vAlign w:val="center"/>
          </w:tcPr>
          <w:p w14:paraId="42BF3E5F" w14:textId="77777777" w:rsidR="000B1C15" w:rsidRPr="00392D21" w:rsidRDefault="000B1C15">
            <w:pPr>
              <w:pBdr>
                <w:top w:val="nil"/>
                <w:left w:val="nil"/>
                <w:bottom w:val="nil"/>
                <w:right w:val="nil"/>
                <w:between w:val="nil"/>
              </w:pBdr>
              <w:ind w:left="-2"/>
              <w:cnfStyle w:val="000000000000" w:firstRow="0" w:lastRow="0" w:firstColumn="0" w:lastColumn="0" w:oddVBand="0" w:evenVBand="0" w:oddHBand="0" w:evenHBand="0" w:firstRowFirstColumn="0" w:firstRowLastColumn="0" w:lastRowFirstColumn="0" w:lastRowLastColumn="0"/>
              <w:rPr>
                <w:rFonts w:ascii="Gill Sans MT" w:hAnsi="Gill Sans MT"/>
                <w:b/>
                <w:color w:val="141413"/>
                <w:sz w:val="24"/>
                <w:szCs w:val="24"/>
              </w:rPr>
            </w:pPr>
          </w:p>
        </w:tc>
        <w:tc>
          <w:tcPr>
            <w:tcW w:w="6264" w:type="dxa"/>
            <w:gridSpan w:val="4"/>
            <w:tcBorders>
              <w:left w:val="single" w:sz="4" w:space="0" w:color="000000"/>
            </w:tcBorders>
          </w:tcPr>
          <w:p w14:paraId="3DC88CEA" w14:textId="77777777" w:rsidR="000B1C15" w:rsidRPr="00392D21" w:rsidRDefault="000B1C15">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Gill Sans MT" w:hAnsi="Gill Sans MT"/>
                <w:color w:val="141413"/>
                <w:sz w:val="24"/>
                <w:szCs w:val="24"/>
              </w:rPr>
            </w:pPr>
          </w:p>
        </w:tc>
      </w:tr>
      <w:tr w:rsidR="000B1C15" w:rsidRPr="00392D21" w14:paraId="3FC8F599" w14:textId="77777777" w:rsidTr="000B1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Borders>
              <w:right w:val="single" w:sz="4" w:space="0" w:color="000000"/>
            </w:tcBorders>
          </w:tcPr>
          <w:p w14:paraId="20428C10" w14:textId="77777777" w:rsidR="000B1C15" w:rsidRPr="00392D21" w:rsidRDefault="000B1C15">
            <w:pPr>
              <w:widowControl w:val="0"/>
              <w:pBdr>
                <w:top w:val="nil"/>
                <w:left w:val="nil"/>
                <w:bottom w:val="nil"/>
                <w:right w:val="nil"/>
                <w:between w:val="nil"/>
              </w:pBdr>
              <w:spacing w:line="276" w:lineRule="auto"/>
              <w:rPr>
                <w:rFonts w:ascii="Gill Sans MT" w:hAnsi="Gill Sans MT"/>
                <w:color w:val="141413"/>
                <w:sz w:val="24"/>
                <w:szCs w:val="24"/>
              </w:rPr>
            </w:pPr>
          </w:p>
        </w:tc>
        <w:tc>
          <w:tcPr>
            <w:tcW w:w="1559" w:type="dxa"/>
            <w:tcBorders>
              <w:left w:val="single" w:sz="4" w:space="0" w:color="000000"/>
              <w:right w:val="single" w:sz="4" w:space="0" w:color="000000"/>
            </w:tcBorders>
            <w:vAlign w:val="center"/>
          </w:tcPr>
          <w:p w14:paraId="34040F97" w14:textId="77777777" w:rsidR="000B1C15" w:rsidRPr="00392D21" w:rsidRDefault="00D857CE">
            <w:pPr>
              <w:pBdr>
                <w:top w:val="nil"/>
                <w:left w:val="nil"/>
                <w:bottom w:val="nil"/>
                <w:right w:val="nil"/>
                <w:between w:val="nil"/>
              </w:pBdr>
              <w:ind w:left="-2"/>
              <w:cnfStyle w:val="000000100000" w:firstRow="0" w:lastRow="0" w:firstColumn="0" w:lastColumn="0" w:oddVBand="0" w:evenVBand="0" w:oddHBand="1" w:evenHBand="0" w:firstRowFirstColumn="0" w:firstRowLastColumn="0" w:lastRowFirstColumn="0" w:lastRowLastColumn="0"/>
              <w:rPr>
                <w:rFonts w:ascii="Gill Sans MT" w:hAnsi="Gill Sans MT"/>
                <w:b/>
                <w:color w:val="141413"/>
                <w:sz w:val="24"/>
                <w:szCs w:val="24"/>
              </w:rPr>
            </w:pPr>
            <w:r w:rsidRPr="00392D21">
              <w:rPr>
                <w:rFonts w:ascii="Gill Sans MT" w:hAnsi="Gill Sans MT"/>
                <w:b/>
                <w:color w:val="141413"/>
                <w:sz w:val="24"/>
                <w:szCs w:val="24"/>
              </w:rPr>
              <w:t>Email:</w:t>
            </w:r>
          </w:p>
        </w:tc>
        <w:tc>
          <w:tcPr>
            <w:tcW w:w="6264" w:type="dxa"/>
            <w:gridSpan w:val="4"/>
            <w:tcBorders>
              <w:left w:val="single" w:sz="4" w:space="0" w:color="000000"/>
            </w:tcBorders>
          </w:tcPr>
          <w:p w14:paraId="1AD6DC2A" w14:textId="77777777" w:rsidR="000B1C15" w:rsidRPr="00392D21" w:rsidRDefault="004D5D62">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Gill Sans MT" w:hAnsi="Gill Sans MT"/>
                <w:color w:val="141413"/>
                <w:sz w:val="24"/>
                <w:szCs w:val="24"/>
              </w:rPr>
            </w:pPr>
            <w:r w:rsidRPr="00392D21">
              <w:rPr>
                <w:rFonts w:ascii="Gill Sans MT" w:hAnsi="Gill Sans MT"/>
                <w:color w:val="141413"/>
                <w:sz w:val="24"/>
                <w:szCs w:val="24"/>
              </w:rPr>
              <w:t>{{coord.email}}</w:t>
            </w:r>
          </w:p>
        </w:tc>
      </w:tr>
      <w:tr w:rsidR="000B1C15" w:rsidRPr="00392D21" w14:paraId="40733A7C" w14:textId="77777777" w:rsidTr="000B1C15">
        <w:tc>
          <w:tcPr>
            <w:cnfStyle w:val="001000000000" w:firstRow="0" w:lastRow="0" w:firstColumn="1" w:lastColumn="0" w:oddVBand="0" w:evenVBand="0" w:oddHBand="0" w:evenHBand="0" w:firstRowFirstColumn="0" w:firstRowLastColumn="0" w:lastRowFirstColumn="0" w:lastRowLastColumn="0"/>
            <w:tcW w:w="2977" w:type="dxa"/>
            <w:tcBorders>
              <w:right w:val="single" w:sz="4" w:space="0" w:color="000000"/>
            </w:tcBorders>
          </w:tcPr>
          <w:p w14:paraId="1B82CD38" w14:textId="77777777" w:rsidR="000B1C15" w:rsidRPr="00392D21" w:rsidRDefault="00D857CE">
            <w:pPr>
              <w:pBdr>
                <w:top w:val="nil"/>
                <w:left w:val="nil"/>
                <w:bottom w:val="nil"/>
                <w:right w:val="nil"/>
                <w:between w:val="nil"/>
              </w:pBdr>
              <w:ind w:left="-2"/>
              <w:rPr>
                <w:rFonts w:ascii="Gill Sans MT" w:hAnsi="Gill Sans MT"/>
                <w:b/>
                <w:color w:val="141413"/>
                <w:sz w:val="24"/>
                <w:szCs w:val="24"/>
              </w:rPr>
            </w:pPr>
            <w:r w:rsidRPr="00392D21">
              <w:rPr>
                <w:rFonts w:ascii="Gill Sans MT" w:hAnsi="Gill Sans MT"/>
                <w:b/>
                <w:i w:val="0"/>
                <w:color w:val="141413"/>
                <w:sz w:val="24"/>
                <w:szCs w:val="24"/>
              </w:rPr>
              <w:t>Project Start</w:t>
            </w:r>
          </w:p>
        </w:tc>
        <w:tc>
          <w:tcPr>
            <w:tcW w:w="2552" w:type="dxa"/>
            <w:gridSpan w:val="2"/>
            <w:tcBorders>
              <w:left w:val="single" w:sz="4" w:space="0" w:color="000000"/>
              <w:right w:val="single" w:sz="4" w:space="0" w:color="000000"/>
            </w:tcBorders>
          </w:tcPr>
          <w:p w14:paraId="0407A0A2" w14:textId="77777777" w:rsidR="000B1C15" w:rsidRPr="00392D21" w:rsidRDefault="004D5D62">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Gill Sans MT" w:hAnsi="Gill Sans MT"/>
                <w:b/>
                <w:color w:val="141413"/>
                <w:sz w:val="24"/>
                <w:szCs w:val="24"/>
              </w:rPr>
            </w:pPr>
            <w:r w:rsidRPr="00392D21">
              <w:rPr>
                <w:rFonts w:ascii="Gill Sans MT" w:hAnsi="Gill Sans MT"/>
                <w:b/>
                <w:color w:val="141413"/>
                <w:sz w:val="24"/>
                <w:szCs w:val="24"/>
              </w:rPr>
              <w:t>October 2023</w:t>
            </w:r>
          </w:p>
        </w:tc>
        <w:tc>
          <w:tcPr>
            <w:tcW w:w="1275" w:type="dxa"/>
            <w:tcBorders>
              <w:left w:val="single" w:sz="4" w:space="0" w:color="000000"/>
              <w:right w:val="single" w:sz="4" w:space="0" w:color="000000"/>
            </w:tcBorders>
            <w:vAlign w:val="center"/>
          </w:tcPr>
          <w:p w14:paraId="33AA1EAD" w14:textId="77777777" w:rsidR="000B1C15" w:rsidRPr="00392D21" w:rsidRDefault="00D857CE">
            <w:pPr>
              <w:pBdr>
                <w:top w:val="nil"/>
                <w:left w:val="nil"/>
                <w:bottom w:val="nil"/>
                <w:right w:val="nil"/>
                <w:between w:val="nil"/>
              </w:pBdr>
              <w:ind w:left="-2"/>
              <w:cnfStyle w:val="000000000000" w:firstRow="0" w:lastRow="0" w:firstColumn="0" w:lastColumn="0" w:oddVBand="0" w:evenVBand="0" w:oddHBand="0" w:evenHBand="0" w:firstRowFirstColumn="0" w:firstRowLastColumn="0" w:lastRowFirstColumn="0" w:lastRowLastColumn="0"/>
              <w:rPr>
                <w:rFonts w:ascii="Gill Sans MT" w:hAnsi="Gill Sans MT"/>
                <w:b/>
                <w:color w:val="141413"/>
                <w:sz w:val="24"/>
                <w:szCs w:val="24"/>
              </w:rPr>
            </w:pPr>
            <w:r w:rsidRPr="00392D21">
              <w:rPr>
                <w:rFonts w:ascii="Gill Sans MT" w:hAnsi="Gill Sans MT"/>
                <w:b/>
                <w:color w:val="141413"/>
                <w:sz w:val="24"/>
                <w:szCs w:val="24"/>
              </w:rPr>
              <w:t>Project End</w:t>
            </w:r>
          </w:p>
        </w:tc>
        <w:tc>
          <w:tcPr>
            <w:tcW w:w="3996" w:type="dxa"/>
            <w:gridSpan w:val="2"/>
            <w:tcBorders>
              <w:left w:val="single" w:sz="4" w:space="0" w:color="000000"/>
            </w:tcBorders>
          </w:tcPr>
          <w:p w14:paraId="206792B0" w14:textId="77777777" w:rsidR="000B1C15" w:rsidRPr="00392D21" w:rsidRDefault="004D5D62">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Gill Sans MT" w:hAnsi="Gill Sans MT"/>
                <w:b/>
                <w:color w:val="141413"/>
                <w:sz w:val="24"/>
                <w:szCs w:val="24"/>
              </w:rPr>
            </w:pPr>
            <w:r w:rsidRPr="00392D21">
              <w:rPr>
                <w:rFonts w:ascii="Gill Sans MT" w:hAnsi="Gill Sans MT"/>
                <w:b/>
                <w:color w:val="141413"/>
                <w:sz w:val="24"/>
                <w:szCs w:val="24"/>
              </w:rPr>
              <w:t>31</w:t>
            </w:r>
            <w:r w:rsidRPr="00392D21">
              <w:rPr>
                <w:rFonts w:ascii="Gill Sans MT" w:hAnsi="Gill Sans MT"/>
                <w:b/>
                <w:color w:val="141413"/>
                <w:sz w:val="24"/>
                <w:szCs w:val="24"/>
                <w:vertAlign w:val="superscript"/>
              </w:rPr>
              <w:t>st</w:t>
            </w:r>
            <w:r w:rsidRPr="00392D21">
              <w:rPr>
                <w:rFonts w:ascii="Gill Sans MT" w:hAnsi="Gill Sans MT"/>
                <w:b/>
                <w:color w:val="141413"/>
                <w:sz w:val="24"/>
                <w:szCs w:val="24"/>
              </w:rPr>
              <w:t xml:space="preserve"> March 2029</w:t>
            </w:r>
          </w:p>
        </w:tc>
      </w:tr>
      <w:tr w:rsidR="000B1C15" w:rsidRPr="00392D21" w14:paraId="34916FD6" w14:textId="77777777" w:rsidTr="000B1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bottom w:val="single" w:sz="4" w:space="0" w:color="000000"/>
              <w:right w:val="single" w:sz="4" w:space="0" w:color="000000"/>
            </w:tcBorders>
          </w:tcPr>
          <w:p w14:paraId="1F978B01" w14:textId="77777777" w:rsidR="000B1C15" w:rsidRPr="00392D21" w:rsidRDefault="00D857CE">
            <w:pPr>
              <w:pBdr>
                <w:top w:val="nil"/>
                <w:left w:val="nil"/>
                <w:bottom w:val="nil"/>
                <w:right w:val="nil"/>
                <w:between w:val="nil"/>
              </w:pBdr>
              <w:ind w:left="-2"/>
              <w:rPr>
                <w:rFonts w:ascii="Gill Sans MT" w:hAnsi="Gill Sans MT"/>
                <w:b/>
                <w:color w:val="141413"/>
                <w:sz w:val="24"/>
                <w:szCs w:val="24"/>
              </w:rPr>
            </w:pPr>
            <w:r w:rsidRPr="00392D21">
              <w:rPr>
                <w:rFonts w:ascii="Gill Sans MT" w:hAnsi="Gill Sans MT"/>
                <w:b/>
                <w:i w:val="0"/>
                <w:color w:val="141413"/>
                <w:sz w:val="24"/>
                <w:szCs w:val="24"/>
              </w:rPr>
              <w:t xml:space="preserve">Reporting Month </w:t>
            </w:r>
          </w:p>
        </w:tc>
        <w:tc>
          <w:tcPr>
            <w:tcW w:w="2552" w:type="dxa"/>
            <w:gridSpan w:val="2"/>
            <w:tcBorders>
              <w:left w:val="single" w:sz="4" w:space="0" w:color="000000"/>
              <w:bottom w:val="single" w:sz="4" w:space="0" w:color="000000"/>
            </w:tcBorders>
          </w:tcPr>
          <w:p w14:paraId="13BC64AE" w14:textId="77777777" w:rsidR="000B1C15" w:rsidRPr="00392D21" w:rsidRDefault="00A33AE4">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Gill Sans MT" w:hAnsi="Gill Sans MT"/>
                <w:color w:val="141413"/>
                <w:sz w:val="24"/>
                <w:szCs w:val="24"/>
              </w:rPr>
            </w:pPr>
            <w:bookmarkStart w:id="2" w:name="1fob9te" w:colFirst="0" w:colLast="0"/>
            <w:bookmarkEnd w:id="2"/>
            <w:r>
              <w:rPr>
                <w:rFonts w:ascii="Gill Sans MT" w:hAnsi="Gill Sans MT"/>
                <w:color w:val="141413"/>
                <w:sz w:val="24"/>
                <w:szCs w:val="24"/>
              </w:rPr>
              <w:t>{{meta.month}}</w:t>
            </w:r>
          </w:p>
        </w:tc>
        <w:tc>
          <w:tcPr>
            <w:tcW w:w="3118" w:type="dxa"/>
            <w:gridSpan w:val="2"/>
            <w:tcBorders>
              <w:left w:val="single" w:sz="4" w:space="0" w:color="000000"/>
              <w:bottom w:val="single" w:sz="4" w:space="0" w:color="000000"/>
            </w:tcBorders>
          </w:tcPr>
          <w:p w14:paraId="3D6F2D58" w14:textId="77777777" w:rsidR="000B1C15" w:rsidRPr="00392D21" w:rsidRDefault="00D857CE">
            <w:pPr>
              <w:pBdr>
                <w:top w:val="nil"/>
                <w:left w:val="nil"/>
                <w:bottom w:val="nil"/>
                <w:right w:val="nil"/>
                <w:between w:val="nil"/>
              </w:pBdr>
              <w:ind w:left="-2"/>
              <w:cnfStyle w:val="000000100000" w:firstRow="0" w:lastRow="0" w:firstColumn="0" w:lastColumn="0" w:oddVBand="0" w:evenVBand="0" w:oddHBand="1" w:evenHBand="0" w:firstRowFirstColumn="0" w:firstRowLastColumn="0" w:lastRowFirstColumn="0" w:lastRowLastColumn="0"/>
              <w:rPr>
                <w:rFonts w:ascii="Gill Sans MT" w:hAnsi="Gill Sans MT"/>
                <w:color w:val="3B3838"/>
                <w:sz w:val="24"/>
                <w:szCs w:val="24"/>
                <w:vertAlign w:val="subscript"/>
              </w:rPr>
            </w:pPr>
            <w:r w:rsidRPr="00392D21">
              <w:rPr>
                <w:rFonts w:ascii="Gill Sans MT" w:hAnsi="Gill Sans MT"/>
                <w:b/>
                <w:color w:val="141413"/>
                <w:sz w:val="24"/>
                <w:szCs w:val="24"/>
              </w:rPr>
              <w:t>Reporting Period</w:t>
            </w:r>
            <w:r w:rsidR="008D1005" w:rsidRPr="00392D21">
              <w:rPr>
                <w:rFonts w:ascii="Gill Sans MT" w:hAnsi="Gill Sans MT"/>
                <w:b/>
                <w:color w:val="141413"/>
                <w:sz w:val="24"/>
                <w:szCs w:val="24"/>
              </w:rPr>
              <w:t>/Quarter</w:t>
            </w:r>
          </w:p>
        </w:tc>
        <w:tc>
          <w:tcPr>
            <w:tcW w:w="2153" w:type="dxa"/>
            <w:tcBorders>
              <w:left w:val="single" w:sz="4" w:space="0" w:color="000000"/>
              <w:bottom w:val="single" w:sz="4" w:space="0" w:color="000000"/>
            </w:tcBorders>
          </w:tcPr>
          <w:p w14:paraId="6D2B6368" w14:textId="77777777" w:rsidR="000B1C15" w:rsidRPr="00392D21" w:rsidRDefault="00725818">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rFonts w:ascii="Gill Sans MT" w:hAnsi="Gill Sans MT"/>
                <w:color w:val="141413"/>
                <w:sz w:val="24"/>
                <w:szCs w:val="24"/>
              </w:rPr>
            </w:pPr>
            <w:r>
              <w:rPr>
                <w:rFonts w:ascii="Gill Sans MT" w:hAnsi="Gill Sans MT"/>
                <w:color w:val="141413"/>
                <w:sz w:val="24"/>
                <w:szCs w:val="24"/>
              </w:rPr>
              <w:t>{{meta.quarter}}</w:t>
            </w:r>
          </w:p>
        </w:tc>
      </w:tr>
    </w:tbl>
    <w:p w14:paraId="4A7C43AD" w14:textId="77777777" w:rsidR="000B1C15" w:rsidRPr="00392D21" w:rsidRDefault="000B1C15">
      <w:pPr>
        <w:pBdr>
          <w:top w:val="nil"/>
          <w:left w:val="nil"/>
          <w:bottom w:val="nil"/>
          <w:right w:val="nil"/>
          <w:between w:val="nil"/>
        </w:pBdr>
        <w:spacing w:after="0" w:line="240" w:lineRule="auto"/>
        <w:rPr>
          <w:rFonts w:ascii="Gill Sans MT" w:hAnsi="Gill Sans MT"/>
          <w:color w:val="D22A2F"/>
          <w:sz w:val="24"/>
          <w:szCs w:val="24"/>
        </w:rPr>
      </w:pPr>
    </w:p>
    <w:p w14:paraId="1C3D2302" w14:textId="77777777" w:rsidR="000B1C15" w:rsidRPr="008C1826" w:rsidRDefault="00D857CE" w:rsidP="008C1826">
      <w:pPr>
        <w:pBdr>
          <w:top w:val="nil"/>
          <w:left w:val="nil"/>
          <w:bottom w:val="nil"/>
          <w:right w:val="nil"/>
          <w:between w:val="nil"/>
        </w:pBdr>
        <w:spacing w:after="0" w:line="240" w:lineRule="auto"/>
        <w:rPr>
          <w:rFonts w:ascii="Gill Sans MT" w:hAnsi="Gill Sans MT"/>
          <w:b/>
          <w:color w:val="000000"/>
          <w:szCs w:val="24"/>
        </w:rPr>
      </w:pPr>
      <w:r w:rsidRPr="008C1826">
        <w:rPr>
          <w:rFonts w:ascii="Gill Sans MT" w:hAnsi="Gill Sans MT"/>
          <w:b/>
          <w:color w:val="000000"/>
          <w:szCs w:val="24"/>
        </w:rPr>
        <w:t>REPORTING PERIOD SUMMARY</w:t>
      </w:r>
    </w:p>
    <w:p w14:paraId="7074D16D" w14:textId="77777777" w:rsidR="0084060A" w:rsidRPr="0084060A" w:rsidRDefault="0084060A" w:rsidP="0084060A">
      <w:pPr>
        <w:pBdr>
          <w:top w:val="nil"/>
          <w:left w:val="nil"/>
          <w:bottom w:val="nil"/>
          <w:right w:val="nil"/>
          <w:between w:val="nil"/>
        </w:pBdr>
        <w:spacing w:after="0" w:line="240" w:lineRule="auto"/>
        <w:rPr>
          <w:rFonts w:ascii="Gill Sans MT" w:hAnsi="Gill Sans MT"/>
          <w:b/>
          <w:color w:val="000000"/>
          <w:szCs w:val="24"/>
        </w:rPr>
      </w:pPr>
    </w:p>
    <w:p w14:paraId="4C932A4C" w14:textId="77777777" w:rsidR="000B1C15" w:rsidRPr="004E0EDC" w:rsidRDefault="00D857CE">
      <w:pPr>
        <w:spacing w:after="0" w:line="240" w:lineRule="auto"/>
        <w:rPr>
          <w:rFonts w:ascii="Gill Sans MT" w:hAnsi="Gill Sans MT"/>
          <w:b/>
          <w:color w:val="000000"/>
          <w:sz w:val="24"/>
          <w:szCs w:val="24"/>
          <w:highlight w:val="white"/>
        </w:rPr>
      </w:pPr>
      <w:r w:rsidRPr="004E0EDC">
        <w:rPr>
          <w:rFonts w:ascii="Gill Sans MT" w:hAnsi="Gill Sans MT"/>
          <w:b/>
          <w:color w:val="000000"/>
          <w:sz w:val="24"/>
          <w:szCs w:val="24"/>
        </w:rPr>
        <w:t xml:space="preserve">1.1 </w:t>
      </w:r>
      <w:r w:rsidRPr="004E0EDC">
        <w:rPr>
          <w:rFonts w:ascii="Gill Sans MT" w:hAnsi="Gill Sans MT"/>
          <w:b/>
          <w:color w:val="000000"/>
          <w:sz w:val="24"/>
          <w:szCs w:val="24"/>
          <w:highlight w:val="white"/>
        </w:rPr>
        <w:t xml:space="preserve">EXECUTIVE SUMMARY </w:t>
      </w:r>
    </w:p>
    <w:p w14:paraId="44CA8E6F" w14:textId="77777777" w:rsidR="000B1C15" w:rsidRPr="004E0EDC" w:rsidRDefault="00D857CE">
      <w:pPr>
        <w:jc w:val="both"/>
        <w:rPr>
          <w:rFonts w:ascii="Gill Sans MT" w:hAnsi="Gill Sans MT"/>
          <w:b/>
          <w:color w:val="000000"/>
          <w:sz w:val="24"/>
          <w:szCs w:val="24"/>
        </w:rPr>
      </w:pPr>
      <w:r w:rsidRPr="004E0EDC">
        <w:rPr>
          <w:rFonts w:ascii="Gill Sans MT" w:hAnsi="Gill Sans MT"/>
          <w:b/>
          <w:color w:val="000000"/>
          <w:sz w:val="24"/>
          <w:szCs w:val="24"/>
        </w:rPr>
        <w:t>Executive Summary of</w:t>
      </w:r>
      <w:r w:rsidRPr="004E0EDC">
        <w:rPr>
          <w:rFonts w:ascii="Gill Sans MT" w:eastAsia="Arial Narrow" w:hAnsi="Gill Sans MT" w:cs="Arial Narrow"/>
          <w:b/>
          <w:color w:val="5B9BD5"/>
          <w:sz w:val="24"/>
          <w:szCs w:val="24"/>
        </w:rPr>
        <w:t xml:space="preserve"> </w:t>
      </w:r>
      <w:r w:rsidRPr="004E0EDC">
        <w:rPr>
          <w:rFonts w:ascii="Gill Sans MT" w:hAnsi="Gill Sans MT"/>
          <w:b/>
          <w:color w:val="000000"/>
          <w:sz w:val="24"/>
          <w:szCs w:val="24"/>
        </w:rPr>
        <w:t>Implementation status</w:t>
      </w:r>
    </w:p>
    <w:p w14:paraId="29C71696" w14:textId="77777777" w:rsidR="009F35D3" w:rsidRPr="0008762F" w:rsidRDefault="00776684" w:rsidP="009F35D3">
      <w:pPr>
        <w:spacing w:after="0" w:line="240" w:lineRule="auto"/>
        <w:jc w:val="both"/>
        <w:rPr>
          <w:rFonts w:ascii="Gill Sans MT" w:hAnsi="Gill Sans MT"/>
          <w:sz w:val="24"/>
          <w:szCs w:val="24"/>
        </w:rPr>
      </w:pPr>
      <w:r>
        <w:t>During the month of {{meta.month}}, the cluster profiled {{narr.profiled}} individuals across {{narr.shgs}} new SHGs, including {{narr.female}} females, {{narr.male}} males and {{narr.pwd}} persons with disabilities (PWDs). Overall {{meta.monthname}} outreach reached {{narr.reached}} youth ({{narr.reached_female}} female and {{narr.reached_pwd}} PWDs).</w:t>
      </w:r>
      <w:proofErr w:type="gramStart"/>
      <w:r/>
      <w:proofErr w:type="gramEnd"/>
      <w:r/>
    </w:p>
    <w:p>
      <w:pPr>
        <w:spacing w:after="120" w:line="276" w:lineRule="auto"/>
        <w:jc w:val="both"/>
        <w:rPr>
          <w:rFonts w:ascii="Gill Sans MT" w:hAnsi="Gill Sans MT"/>
          <w:color w:val="141413"/>
          <w:sz w:val="24"/>
          <w:szCs w:val="24"/>
        </w:rPr>
      </w:pPr>
      <w:r>
        <w:rPr>
          <w:rFonts w:ascii="Gill Sans MT" w:hAnsi="Gill Sans MT"/>
          <w:color w:val="141413"/>
          <w:sz w:val="24"/>
          <w:szCs w:val="24"/>
        </w:rPr>
        <w:t xml:space="preserve">{{narr.ai_summary}}</w:t>
      </w:r>
    </w:p>
    <w:p w14:paraId="55BA3F4C" w14:textId="77777777" w:rsidR="009F35D3" w:rsidRPr="0008762F" w:rsidRDefault="009F35D3" w:rsidP="009F35D3">
      <w:pPr>
        <w:spacing w:after="0" w:line="240" w:lineRule="auto"/>
        <w:jc w:val="both"/>
        <w:rPr>
          <w:rFonts w:ascii="Gill Sans MT" w:hAnsi="Gill Sans MT" w:cs="Times New Roman"/>
          <w:color w:val="000000"/>
          <w:sz w:val="24"/>
          <w:szCs w:val="24"/>
          <w:highlight w:val="white"/>
        </w:rPr>
      </w:pPr>
    </w:p>
    <w:p w14:paraId="651B3966" w14:textId="77777777" w:rsidR="00977BD9" w:rsidRPr="00902131" w:rsidRDefault="00BD1C0A" w:rsidP="00EF397D">
      <w:pPr>
        <w:rPr>
          <w:rFonts w:ascii="Gill Sans MT" w:hAnsi="Gill Sans MT"/>
          <w:color w:val="0D0D0D"/>
          <w:sz w:val="24"/>
          <w:szCs w:val="24"/>
        </w:rPr>
      </w:pPr>
      <w:r>
        <w:t>{{meta.monthname}} production support focused on horticulture establishment and livestock distribution. A total of {{narr.hort_youth}} youth established horticulture, while {{narr.birds_dist}} birds were distributed to {{narr.birds_youth}} youth in {{narr.birds_shgs}} SHGs and {{narr.goats}} goats to {{narr.goats_youth}} youth in {{narr.goats_shgs}} SHGs in Luuka.</w:t>
      </w:r>
    </w:p>
    <w:p w14:paraId="6075E262" w14:textId="77777777" w:rsidR="00EF397D" w:rsidRPr="00902131" w:rsidRDefault="00734CC0" w:rsidP="00EF397D">
      <w:pPr>
        <w:rPr>
          <w:rFonts w:ascii="Gill Sans MT" w:hAnsi="Gill Sans MT"/>
          <w:color w:val="0D0D0D"/>
          <w:sz w:val="24"/>
          <w:szCs w:val="24"/>
        </w:rPr>
      </w:pPr>
      <w:r>
        <w:t>Horticulture and poultry sales generated UGX {{narr.total_sales}} during {{meta.monthname}}, comprising UGX {{narr.hort_sales}} from horticulture ({{narr.tomatoes}} kg and {{narr.watermelon}} pieces harvested) and UGX {{narr.poultry_sales}} from bird sales involving {{narr.birds_sold}} birds.</w:t>
      </w:r>
    </w:p>
    <w:p w14:paraId="257AABC2" w14:textId="77777777" w:rsidR="009F35D3" w:rsidRPr="0008762F" w:rsidRDefault="00012BB0" w:rsidP="00EF397D">
      <w:pPr>
        <w:rPr>
          <w:rFonts w:ascii="Gill Sans MT" w:hAnsi="Gill Sans MT"/>
          <w:color w:val="0D0D0D"/>
          <w:sz w:val="24"/>
          <w:szCs w:val="24"/>
        </w:rPr>
      </w:pPr>
      <w:r>
        <w:t>ISLA activity in {{meta.monthname}} reached {{narr.savers}} savers across the districts. Total savings amounted to UGX {{narr.saved}} while loan disbursements totaled UGX {{narr.loans}}.</w:t>
      </w:r>
    </w:p>
    <w:p w14:paraId="6E1C095D" w14:textId="77777777" w:rsidR="00E24445" w:rsidRDefault="00E24445" w:rsidP="00E24445">
      <w:pPr>
        <w:rPr>
          <w:rFonts w:ascii="Gill Sans MT" w:hAnsi="Gill Sans MT"/>
          <w:color w:val="0D0D0D"/>
          <w:sz w:val="24"/>
          <w:szCs w:val="24"/>
          <w:lang w:val="en-UG"/>
        </w:rPr>
      </w:pPr>
      <w:r>
        <w:t>The cluster mobilized UGX {{narr.leverage}} in local leverage during {{meta.monthname}} across the cluster districts.</w:t>
      </w:r>
    </w:p>
    <w:p w14:paraId="44A03776" w14:textId="77777777" w:rsidR="00DD5A40" w:rsidRPr="00894FA2" w:rsidRDefault="00DD5A40">
      <w:pPr>
        <w:spacing w:after="120"/>
        <w:jc w:val="both"/>
        <w:rPr>
          <w:rFonts w:ascii="Gill Sans MT" w:hAnsi="Gill Sans MT"/>
          <w:b/>
          <w:color w:val="000000"/>
          <w:sz w:val="24"/>
          <w:szCs w:val="24"/>
          <w:lang w:val="en-UG"/>
        </w:rPr>
      </w:pPr>
    </w:p>
    <w:p w14:paraId="517C7B50" w14:textId="77777777" w:rsidR="000B1C15" w:rsidRPr="004E0EDC" w:rsidRDefault="00D857CE">
      <w:pPr>
        <w:spacing w:after="120"/>
        <w:jc w:val="both"/>
        <w:rPr>
          <w:rFonts w:ascii="Gill Sans MT" w:hAnsi="Gill Sans MT"/>
          <w:b/>
          <w:color w:val="000000"/>
          <w:sz w:val="24"/>
          <w:szCs w:val="24"/>
        </w:rPr>
      </w:pPr>
      <w:r w:rsidRPr="004E0EDC">
        <w:rPr>
          <w:rFonts w:ascii="Gill Sans MT" w:hAnsi="Gill Sans MT"/>
          <w:b/>
          <w:color w:val="000000"/>
          <w:sz w:val="24"/>
          <w:szCs w:val="24"/>
        </w:rPr>
        <w:t>1.2 OUTREACH ACTUALS</w:t>
      </w:r>
    </w:p>
    <w:p w14:paraId="2F9396E9" w14:textId="77777777" w:rsidR="000B1C15" w:rsidRPr="00BD08A1" w:rsidRDefault="00D857CE">
      <w:pPr>
        <w:spacing w:after="0"/>
        <w:rPr>
          <w:rFonts w:ascii="Gill Sans MT" w:hAnsi="Gill Sans MT"/>
          <w:i/>
          <w:color w:val="002060"/>
          <w:sz w:val="18"/>
          <w:szCs w:val="18"/>
        </w:rPr>
      </w:pPr>
      <w:r w:rsidRPr="00BD08A1">
        <w:rPr>
          <w:rFonts w:ascii="Gill Sans MT" w:hAnsi="Gill Sans MT"/>
          <w:i/>
          <w:color w:val="002060"/>
          <w:sz w:val="18"/>
          <w:szCs w:val="18"/>
        </w:rPr>
        <w:t>Please provide an update on the following engagement and outreach measures for this reporting period.</w:t>
      </w:r>
      <w:r w:rsidR="008B434B" w:rsidRPr="00BD08A1">
        <w:rPr>
          <w:rFonts w:ascii="Gill Sans MT" w:hAnsi="Gill Sans MT"/>
          <w:i/>
          <w:color w:val="002060"/>
          <w:sz w:val="18"/>
          <w:szCs w:val="18"/>
        </w:rPr>
        <w:t xml:space="preserve"> To be completed by the partner MEL staff.</w:t>
      </w:r>
    </w:p>
    <w:p w14:paraId="4C11433C" w14:textId="77777777" w:rsidR="000B1C15" w:rsidRPr="004E0A40" w:rsidRDefault="00D857CE" w:rsidP="008B434B">
      <w:pPr>
        <w:spacing w:after="0" w:line="240" w:lineRule="auto"/>
        <w:rPr>
          <w:rFonts w:ascii="Gill Sans MT" w:hAnsi="Gill Sans MT"/>
          <w:b/>
          <w:sz w:val="24"/>
          <w:szCs w:val="24"/>
        </w:rPr>
      </w:pPr>
      <w:r w:rsidRPr="004E0A40">
        <w:rPr>
          <w:rFonts w:ascii="Gill Sans MT" w:hAnsi="Gill Sans MT"/>
          <w:b/>
          <w:sz w:val="24"/>
          <w:szCs w:val="24"/>
        </w:rPr>
        <w:t>Summary of Outreach Actuals</w:t>
      </w:r>
      <w:r w:rsidR="001A24F4">
        <w:rPr>
          <w:rFonts w:ascii="Gill Sans MT" w:hAnsi="Gill Sans MT"/>
          <w:b/>
          <w:sz w:val="24"/>
          <w:szCs w:val="24"/>
        </w:rPr>
        <w:br/>
      </w:r>
      <w:r w:rsidR="001A24F4">
        <w:rPr>
          <w:rFonts w:ascii="Gill Sans MT" w:hAnsi="Gill Sans MT"/>
          <w:b/>
          <w:sz w:val="24"/>
          <w:szCs w:val="24"/>
        </w:rPr>
        <w:br/>
      </w:r>
    </w:p>
    <w:p w14:paraId="4D4D1F6D" w14:textId="77777777" w:rsidR="00481CD7" w:rsidRPr="0099255C" w:rsidRDefault="00481CD7" w:rsidP="00481CD7">
      <w:pPr>
        <w:spacing w:after="0" w:line="240" w:lineRule="auto"/>
        <w:rPr>
          <w:rFonts w:ascii="Gill Sans MT" w:hAnsi="Gill Sans MT"/>
          <w:b/>
          <w:sz w:val="24"/>
          <w:szCs w:val="24"/>
          <w:highlight w:val="white"/>
        </w:rPr>
      </w:pPr>
    </w:p>
    <w:tbl>
      <w:tblPr>
        <w:tblW w:w="1063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7"/>
        <w:gridCol w:w="1134"/>
        <w:gridCol w:w="1276"/>
        <w:gridCol w:w="1417"/>
        <w:gridCol w:w="1276"/>
        <w:gridCol w:w="1417"/>
        <w:gridCol w:w="1560"/>
      </w:tblGrid>
      <w:tr w:rsidR="00481CD7" w:rsidRPr="0099255C" w14:paraId="76702EDD" w14:textId="77777777" w:rsidTr="004C6629">
        <w:trPr>
          <w:trHeight w:val="330"/>
        </w:trPr>
        <w:tc>
          <w:tcPr>
            <w:tcW w:w="2557" w:type="dxa"/>
            <w:vMerge w:val="restart"/>
            <w:tcMar>
              <w:left w:w="108" w:type="dxa"/>
              <w:right w:w="108" w:type="dxa"/>
            </w:tcMar>
            <w:vAlign w:val="bottom"/>
          </w:tcPr>
          <w:p w14:paraId="22BB6F24" w14:textId="77777777" w:rsidR="00481CD7" w:rsidRPr="0099255C" w:rsidRDefault="00481CD7" w:rsidP="004C6629">
            <w:pPr>
              <w:keepLines/>
              <w:spacing w:after="0" w:line="240" w:lineRule="auto"/>
              <w:jc w:val="both"/>
              <w:rPr>
                <w:rFonts w:ascii="Gill Sans MT" w:hAnsi="Gill Sans MT"/>
                <w:bCs/>
                <w:sz w:val="24"/>
                <w:szCs w:val="24"/>
              </w:rPr>
            </w:pPr>
            <w:bookmarkStart w:id="3" w:name="_Hlk210289198"/>
          </w:p>
          <w:p w14:paraId="0BA38A0E" w14:textId="77777777" w:rsidR="00481CD7" w:rsidRPr="0099255C" w:rsidRDefault="00481CD7" w:rsidP="004C6629">
            <w:pPr>
              <w:keepLines/>
              <w:spacing w:after="0" w:line="240" w:lineRule="auto"/>
              <w:jc w:val="both"/>
              <w:rPr>
                <w:rFonts w:ascii="Gill Sans MT" w:hAnsi="Gill Sans MT"/>
                <w:bCs/>
                <w:sz w:val="24"/>
                <w:szCs w:val="24"/>
              </w:rPr>
            </w:pPr>
            <w:r w:rsidRPr="0099255C">
              <w:rPr>
                <w:rFonts w:ascii="Gill Sans MT" w:hAnsi="Gill Sans MT"/>
                <w:bCs/>
                <w:sz w:val="24"/>
                <w:szCs w:val="24"/>
              </w:rPr>
              <w:t>Youth</w:t>
            </w:r>
          </w:p>
        </w:tc>
        <w:tc>
          <w:tcPr>
            <w:tcW w:w="8080" w:type="dxa"/>
            <w:gridSpan w:val="6"/>
            <w:shd w:val="clear" w:color="auto" w:fill="FFC7CE"/>
            <w:tcMar>
              <w:left w:w="108" w:type="dxa"/>
              <w:right w:w="108" w:type="dxa"/>
            </w:tcMar>
            <w:vAlign w:val="center"/>
          </w:tcPr>
          <w:p w14:paraId="1BF3E3A0" w14:textId="77777777" w:rsidR="00481CD7" w:rsidRPr="0099255C" w:rsidRDefault="00481CD7" w:rsidP="004C6629">
            <w:pPr>
              <w:keepLines/>
              <w:spacing w:after="0" w:line="240" w:lineRule="auto"/>
              <w:jc w:val="both"/>
              <w:rPr>
                <w:rFonts w:ascii="Gill Sans MT" w:hAnsi="Gill Sans MT"/>
                <w:bCs/>
                <w:sz w:val="24"/>
                <w:szCs w:val="24"/>
              </w:rPr>
            </w:pPr>
            <w:r w:rsidRPr="0099255C">
              <w:rPr>
                <w:rFonts w:ascii="Gill Sans MT" w:hAnsi="Gill Sans MT"/>
                <w:bCs/>
                <w:sz w:val="24"/>
                <w:szCs w:val="24"/>
              </w:rPr>
              <w:t xml:space="preserve">Reporting period: </w:t>
            </w:r>
            <w:r>
              <w:rPr>
                <w:rFonts w:ascii="Gill Sans MT" w:hAnsi="Gill Sans MT"/>
                <w:bCs/>
                <w:sz w:val="24"/>
                <w:szCs w:val="24"/>
              </w:rPr>
              <w:t xml:space="preserve">June </w:t>
            </w:r>
            <w:r w:rsidRPr="0099255C">
              <w:rPr>
                <w:rFonts w:ascii="Gill Sans MT" w:hAnsi="Gill Sans MT"/>
                <w:bCs/>
                <w:sz w:val="24"/>
                <w:szCs w:val="24"/>
              </w:rPr>
              <w:t>2026</w:t>
            </w:r>
          </w:p>
        </w:tc>
      </w:tr>
      <w:tr w:rsidR="00481CD7" w:rsidRPr="0099255C" w14:paraId="753643BC" w14:textId="77777777" w:rsidTr="004C6629">
        <w:trPr>
          <w:trHeight w:val="532"/>
        </w:trPr>
        <w:tc>
          <w:tcPr>
            <w:tcW w:w="2557" w:type="dxa"/>
            <w:vMerge/>
            <w:tcMar>
              <w:left w:w="108" w:type="dxa"/>
              <w:right w:w="108" w:type="dxa"/>
            </w:tcMar>
            <w:vAlign w:val="bottom"/>
          </w:tcPr>
          <w:p w14:paraId="48C2C7E6" w14:textId="77777777" w:rsidR="00481CD7" w:rsidRPr="0099255C" w:rsidRDefault="00481CD7" w:rsidP="004C6629">
            <w:pPr>
              <w:spacing w:line="240" w:lineRule="auto"/>
              <w:rPr>
                <w:rFonts w:ascii="Gill Sans MT" w:hAnsi="Gill Sans MT"/>
                <w:bCs/>
                <w:sz w:val="24"/>
                <w:szCs w:val="24"/>
              </w:rPr>
            </w:pPr>
          </w:p>
        </w:tc>
        <w:tc>
          <w:tcPr>
            <w:tcW w:w="1134" w:type="dxa"/>
            <w:shd w:val="clear" w:color="auto" w:fill="FFC7CE"/>
            <w:tcMar>
              <w:left w:w="108" w:type="dxa"/>
              <w:right w:w="108" w:type="dxa"/>
            </w:tcMar>
            <w:vAlign w:val="center"/>
          </w:tcPr>
          <w:p w14:paraId="737BA6E1" w14:textId="77777777" w:rsidR="00481CD7" w:rsidRPr="0099255C" w:rsidRDefault="00481CD7" w:rsidP="004C6629">
            <w:pPr>
              <w:keepLines/>
              <w:spacing w:beforeAutospacing="1" w:after="0" w:line="240" w:lineRule="auto"/>
              <w:jc w:val="both"/>
              <w:rPr>
                <w:rFonts w:ascii="Gill Sans MT" w:hAnsi="Gill Sans MT"/>
                <w:bCs/>
                <w:sz w:val="24"/>
                <w:szCs w:val="24"/>
              </w:rPr>
            </w:pPr>
            <w:r w:rsidRPr="0099255C">
              <w:rPr>
                <w:rFonts w:ascii="Gill Sans MT" w:hAnsi="Gill Sans MT"/>
                <w:bCs/>
                <w:sz w:val="24"/>
                <w:szCs w:val="24"/>
              </w:rPr>
              <w:t xml:space="preserve"> Month Target</w:t>
            </w:r>
          </w:p>
        </w:tc>
        <w:tc>
          <w:tcPr>
            <w:tcW w:w="1276" w:type="dxa"/>
            <w:shd w:val="clear" w:color="auto" w:fill="C6EFCE"/>
            <w:tcMar>
              <w:left w:w="108" w:type="dxa"/>
              <w:right w:w="108" w:type="dxa"/>
            </w:tcMar>
            <w:vAlign w:val="center"/>
          </w:tcPr>
          <w:p w14:paraId="69BE0E41" w14:textId="77777777" w:rsidR="00481CD7" w:rsidRPr="0099255C" w:rsidRDefault="00481CD7" w:rsidP="004C6629">
            <w:pPr>
              <w:keepLines/>
              <w:spacing w:beforeAutospacing="1" w:after="0" w:line="240" w:lineRule="auto"/>
              <w:jc w:val="both"/>
              <w:rPr>
                <w:rFonts w:ascii="Gill Sans MT" w:hAnsi="Gill Sans MT"/>
                <w:bCs/>
                <w:sz w:val="24"/>
                <w:szCs w:val="24"/>
              </w:rPr>
            </w:pPr>
            <w:r w:rsidRPr="0099255C">
              <w:rPr>
                <w:rFonts w:ascii="Gill Sans MT" w:hAnsi="Gill Sans MT"/>
                <w:bCs/>
                <w:sz w:val="24"/>
                <w:szCs w:val="24"/>
              </w:rPr>
              <w:t>Month Actual</w:t>
            </w:r>
          </w:p>
        </w:tc>
        <w:tc>
          <w:tcPr>
            <w:tcW w:w="1417" w:type="dxa"/>
            <w:shd w:val="clear" w:color="auto" w:fill="F7CAAC"/>
            <w:vAlign w:val="center"/>
          </w:tcPr>
          <w:p w14:paraId="3B35D205" w14:textId="77777777" w:rsidR="00481CD7" w:rsidRPr="0099255C" w:rsidRDefault="00481CD7" w:rsidP="004C6629">
            <w:pPr>
              <w:keepLines/>
              <w:spacing w:beforeAutospacing="1" w:after="0" w:line="240" w:lineRule="auto"/>
              <w:jc w:val="both"/>
              <w:rPr>
                <w:rFonts w:ascii="Gill Sans MT" w:hAnsi="Gill Sans MT"/>
                <w:bCs/>
                <w:sz w:val="24"/>
                <w:szCs w:val="24"/>
              </w:rPr>
            </w:pPr>
            <w:r w:rsidRPr="0099255C">
              <w:rPr>
                <w:rFonts w:ascii="Gill Sans MT" w:hAnsi="Gill Sans MT"/>
                <w:bCs/>
                <w:sz w:val="24"/>
                <w:szCs w:val="24"/>
              </w:rPr>
              <w:t xml:space="preserve"> Quarter Target</w:t>
            </w:r>
          </w:p>
        </w:tc>
        <w:tc>
          <w:tcPr>
            <w:tcW w:w="1276" w:type="dxa"/>
            <w:shd w:val="clear" w:color="auto" w:fill="DBDBDB"/>
            <w:vAlign w:val="center"/>
          </w:tcPr>
          <w:p w14:paraId="1AC6CDB4" w14:textId="77777777" w:rsidR="00481CD7" w:rsidRPr="0099255C" w:rsidRDefault="00481CD7" w:rsidP="004C6629">
            <w:pPr>
              <w:keepLines/>
              <w:spacing w:beforeAutospacing="1" w:after="0" w:line="240" w:lineRule="auto"/>
              <w:jc w:val="both"/>
              <w:rPr>
                <w:rFonts w:ascii="Gill Sans MT" w:hAnsi="Gill Sans MT"/>
                <w:bCs/>
                <w:sz w:val="24"/>
                <w:szCs w:val="24"/>
              </w:rPr>
            </w:pPr>
            <w:r w:rsidRPr="0099255C">
              <w:rPr>
                <w:rFonts w:ascii="Gill Sans MT" w:hAnsi="Gill Sans MT"/>
                <w:bCs/>
                <w:sz w:val="24"/>
                <w:szCs w:val="24"/>
              </w:rPr>
              <w:t xml:space="preserve">Quarter Actual </w:t>
            </w:r>
          </w:p>
        </w:tc>
        <w:tc>
          <w:tcPr>
            <w:tcW w:w="1417" w:type="dxa"/>
            <w:shd w:val="clear" w:color="auto" w:fill="DBDBDB"/>
            <w:vAlign w:val="center"/>
          </w:tcPr>
          <w:p w14:paraId="57CE3B98" w14:textId="77777777" w:rsidR="00481CD7" w:rsidRPr="0099255C" w:rsidRDefault="00481CD7" w:rsidP="004C6629">
            <w:pPr>
              <w:keepLines/>
              <w:spacing w:beforeAutospacing="1" w:after="0" w:line="240" w:lineRule="auto"/>
              <w:jc w:val="both"/>
              <w:rPr>
                <w:rFonts w:ascii="Gill Sans MT" w:hAnsi="Gill Sans MT"/>
                <w:bCs/>
                <w:sz w:val="24"/>
                <w:szCs w:val="24"/>
              </w:rPr>
            </w:pPr>
            <w:r w:rsidRPr="0099255C">
              <w:rPr>
                <w:rFonts w:ascii="Gill Sans MT" w:hAnsi="Gill Sans MT"/>
                <w:bCs/>
                <w:sz w:val="24"/>
                <w:szCs w:val="24"/>
              </w:rPr>
              <w:t xml:space="preserve"> Quarter % Actual</w:t>
            </w:r>
          </w:p>
        </w:tc>
        <w:tc>
          <w:tcPr>
            <w:tcW w:w="1560" w:type="dxa"/>
            <w:shd w:val="clear" w:color="auto" w:fill="9CC2E5"/>
            <w:tcMar>
              <w:left w:w="108" w:type="dxa"/>
              <w:right w:w="108" w:type="dxa"/>
            </w:tcMar>
            <w:vAlign w:val="center"/>
          </w:tcPr>
          <w:p w14:paraId="1DD121D1" w14:textId="77777777" w:rsidR="00481CD7" w:rsidRPr="0099255C" w:rsidRDefault="00481CD7" w:rsidP="004C6629">
            <w:pPr>
              <w:keepLines/>
              <w:spacing w:beforeAutospacing="1" w:after="0" w:line="240" w:lineRule="auto"/>
              <w:jc w:val="both"/>
              <w:rPr>
                <w:rFonts w:ascii="Gill Sans MT" w:hAnsi="Gill Sans MT"/>
                <w:bCs/>
                <w:sz w:val="24"/>
                <w:szCs w:val="24"/>
              </w:rPr>
            </w:pPr>
            <w:r w:rsidRPr="0099255C">
              <w:rPr>
                <w:rFonts w:ascii="Gill Sans MT" w:hAnsi="Gill Sans MT"/>
                <w:bCs/>
                <w:sz w:val="24"/>
                <w:szCs w:val="24"/>
              </w:rPr>
              <w:t>YTD actual</w:t>
            </w:r>
            <w:r w:rsidRPr="0099255C" w:rsidDel="00C90217">
              <w:rPr>
                <w:rFonts w:ascii="Gill Sans MT" w:hAnsi="Gill Sans MT"/>
                <w:bCs/>
                <w:sz w:val="24"/>
                <w:szCs w:val="24"/>
              </w:rPr>
              <w:t xml:space="preserve"> </w:t>
            </w:r>
          </w:p>
          <w:p w14:paraId="7B0B2278" w14:textId="77777777" w:rsidR="00481CD7" w:rsidRPr="0099255C" w:rsidRDefault="00481CD7" w:rsidP="004C6629">
            <w:pPr>
              <w:keepLines/>
              <w:spacing w:after="0" w:line="240" w:lineRule="auto"/>
              <w:jc w:val="both"/>
              <w:rPr>
                <w:rFonts w:ascii="Gill Sans MT" w:hAnsi="Gill Sans MT"/>
                <w:bCs/>
                <w:sz w:val="24"/>
                <w:szCs w:val="24"/>
              </w:rPr>
            </w:pPr>
            <w:r w:rsidRPr="0099255C">
              <w:rPr>
                <w:rFonts w:ascii="Gill Sans MT" w:hAnsi="Gill Sans MT"/>
                <w:bCs/>
                <w:sz w:val="24"/>
                <w:szCs w:val="24"/>
              </w:rPr>
              <w:t xml:space="preserve"> </w:t>
            </w:r>
          </w:p>
        </w:tc>
      </w:tr>
      <w:tr w:rsidR="00AF4CA3" w:rsidRPr="0099255C" w14:paraId="27469E72" w14:textId="77777777" w:rsidTr="00246DF8">
        <w:trPr>
          <w:trHeight w:val="368"/>
        </w:trPr>
        <w:tc>
          <w:tcPr>
            <w:tcW w:w="2557" w:type="dxa"/>
            <w:tcMar>
              <w:left w:w="108" w:type="dxa"/>
              <w:right w:w="108" w:type="dxa"/>
            </w:tcMar>
            <w:vAlign w:val="bottom"/>
          </w:tcPr>
          <w:p w14:paraId="3DD18419" w14:textId="77777777" w:rsidR="00AF4CA3" w:rsidRPr="0099255C" w:rsidRDefault="00AF4CA3" w:rsidP="00AF4CA3">
            <w:pPr>
              <w:keepLines/>
              <w:spacing w:after="0" w:line="240" w:lineRule="auto"/>
              <w:jc w:val="both"/>
              <w:rPr>
                <w:rFonts w:ascii="Gill Sans MT" w:hAnsi="Gill Sans MT"/>
                <w:bCs/>
                <w:sz w:val="24"/>
                <w:szCs w:val="24"/>
              </w:rPr>
            </w:pPr>
            <w:r w:rsidRPr="0099255C">
              <w:rPr>
                <w:rFonts w:ascii="Gill Sans MT" w:hAnsi="Gill Sans MT"/>
                <w:bCs/>
                <w:sz w:val="24"/>
                <w:szCs w:val="24"/>
              </w:rPr>
              <w:t>Total Profiled:</w:t>
            </w:r>
          </w:p>
        </w:tc>
        <w:tc>
          <w:tcPr>
            <w:tcW w:w="1134" w:type="dxa"/>
            <w:shd w:val="clear" w:color="auto" w:fill="FFC7CE"/>
            <w:tcMar>
              <w:left w:w="108" w:type="dxa"/>
              <w:right w:w="108" w:type="dxa"/>
            </w:tcMar>
            <w:vAlign w:val="center"/>
          </w:tcPr>
          <w:p w14:paraId="29C59637" w14:textId="77777777" w:rsidR="00AF4CA3" w:rsidRDefault="00AF4CA3" w:rsidP="00AF4CA3">
            <w:r>
              <w:t>2,400</w:t>
            </w:r>
          </w:p>
        </w:tc>
        <w:tc>
          <w:tcPr>
            <w:tcW w:w="1276" w:type="dxa"/>
            <w:shd w:val="clear" w:color="auto" w:fill="C6EFCE"/>
            <w:tcMar>
              <w:left w:w="108" w:type="dxa"/>
              <w:right w:w="108" w:type="dxa"/>
            </w:tcMar>
            <w:vAlign w:val="center"/>
          </w:tcPr>
          <w:p w14:paraId="1C207B5F" w14:textId="77777777" w:rsidR="00AF4CA3" w:rsidRDefault="00AF4CA3" w:rsidP="00AF4CA3">
            <w:r>
              <w:t>2210</w:t>
            </w:r>
          </w:p>
        </w:tc>
        <w:tc>
          <w:tcPr>
            <w:tcW w:w="1417" w:type="dxa"/>
            <w:shd w:val="clear" w:color="auto" w:fill="F7CAAC"/>
            <w:vAlign w:val="center"/>
          </w:tcPr>
          <w:p w14:paraId="2529B89D" w14:textId="77777777" w:rsidR="00AF4CA3" w:rsidRDefault="00AF4CA3" w:rsidP="00AF4CA3">
            <w:r>
              <w:t>7200</w:t>
            </w:r>
          </w:p>
        </w:tc>
        <w:tc>
          <w:tcPr>
            <w:tcW w:w="1276" w:type="dxa"/>
            <w:shd w:val="clear" w:color="auto" w:fill="DBDBDB"/>
            <w:vAlign w:val="center"/>
          </w:tcPr>
          <w:p w14:paraId="4C9C355A" w14:textId="77777777" w:rsidR="00AF4CA3" w:rsidRDefault="00AF4CA3" w:rsidP="00AF4CA3">
            <w:r>
              <w:t>8752</w:t>
            </w:r>
          </w:p>
        </w:tc>
        <w:tc>
          <w:tcPr>
            <w:tcW w:w="1417" w:type="dxa"/>
            <w:shd w:val="clear" w:color="auto" w:fill="DBDBDB"/>
            <w:vAlign w:val="bottom"/>
          </w:tcPr>
          <w:p w14:paraId="1FB7A121" w14:textId="77777777" w:rsidR="00AF4CA3" w:rsidRDefault="00AF4CA3" w:rsidP="00AF4CA3">
            <w:r>
              <w:rPr>
                <w:rFonts w:ascii="Aptos Narrow" w:hAnsi="Aptos Narrow"/>
                <w:color w:val="000000"/>
              </w:rPr>
              <w:t>122%</w:t>
            </w:r>
          </w:p>
        </w:tc>
        <w:tc>
          <w:tcPr>
            <w:tcW w:w="1560" w:type="dxa"/>
            <w:shd w:val="clear" w:color="auto" w:fill="9CC2E5"/>
            <w:tcMar>
              <w:left w:w="108" w:type="dxa"/>
              <w:right w:w="108" w:type="dxa"/>
            </w:tcMar>
            <w:vAlign w:val="center"/>
          </w:tcPr>
          <w:p w14:paraId="62AD23E3" w14:textId="77777777" w:rsidR="00AF4CA3" w:rsidRDefault="00AF4CA3" w:rsidP="00AF4CA3">
            <w:r>
              <w:t>21113</w:t>
            </w:r>
          </w:p>
        </w:tc>
      </w:tr>
      <w:tr w:rsidR="00AF4CA3" w:rsidRPr="0099255C" w14:paraId="25CBFDD1" w14:textId="77777777" w:rsidTr="00246DF8">
        <w:trPr>
          <w:trHeight w:val="350"/>
        </w:trPr>
        <w:tc>
          <w:tcPr>
            <w:tcW w:w="2557" w:type="dxa"/>
            <w:tcMar>
              <w:left w:w="108" w:type="dxa"/>
              <w:right w:w="108" w:type="dxa"/>
            </w:tcMar>
            <w:vAlign w:val="bottom"/>
          </w:tcPr>
          <w:p w14:paraId="5B39533B"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Outreach:</w:t>
            </w:r>
          </w:p>
        </w:tc>
        <w:tc>
          <w:tcPr>
            <w:tcW w:w="1134" w:type="dxa"/>
            <w:shd w:val="clear" w:color="auto" w:fill="FFC7CE"/>
            <w:tcMar>
              <w:left w:w="108" w:type="dxa"/>
              <w:right w:w="108" w:type="dxa"/>
            </w:tcMar>
            <w:vAlign w:val="center"/>
          </w:tcPr>
          <w:p w14:paraId="413AD3C7" w14:textId="77777777" w:rsidR="00AF4CA3" w:rsidRDefault="00AF4CA3" w:rsidP="00AF4CA3">
            <w:r>
              <w:t>2,526</w:t>
            </w:r>
          </w:p>
        </w:tc>
        <w:tc>
          <w:tcPr>
            <w:tcW w:w="1276" w:type="dxa"/>
            <w:shd w:val="clear" w:color="auto" w:fill="C6EFCE"/>
            <w:tcMar>
              <w:left w:w="108" w:type="dxa"/>
              <w:right w:w="108" w:type="dxa"/>
            </w:tcMar>
            <w:vAlign w:val="center"/>
          </w:tcPr>
          <w:p w14:paraId="08DB4EDD" w14:textId="77777777" w:rsidR="00AF4CA3" w:rsidRDefault="00AF4CA3" w:rsidP="00AF4CA3">
            <w:r>
              <w:t>3,184</w:t>
            </w:r>
          </w:p>
        </w:tc>
        <w:tc>
          <w:tcPr>
            <w:tcW w:w="1417" w:type="dxa"/>
            <w:shd w:val="clear" w:color="auto" w:fill="F7CAAC"/>
            <w:vAlign w:val="center"/>
          </w:tcPr>
          <w:p w14:paraId="606D3865" w14:textId="77777777" w:rsidR="00AF4CA3" w:rsidRDefault="00AF4CA3" w:rsidP="00AF4CA3">
            <w:r>
              <w:t>7575</w:t>
            </w:r>
          </w:p>
        </w:tc>
        <w:tc>
          <w:tcPr>
            <w:tcW w:w="1276" w:type="dxa"/>
            <w:shd w:val="clear" w:color="auto" w:fill="DBDBDB"/>
            <w:vAlign w:val="center"/>
          </w:tcPr>
          <w:p w14:paraId="591958CD" w14:textId="77777777" w:rsidR="00AF4CA3" w:rsidRDefault="00AF4CA3" w:rsidP="00AF4CA3">
            <w:r>
              <w:t>9611</w:t>
            </w:r>
          </w:p>
        </w:tc>
        <w:tc>
          <w:tcPr>
            <w:tcW w:w="1417" w:type="dxa"/>
            <w:shd w:val="clear" w:color="auto" w:fill="DBDBDB"/>
            <w:vAlign w:val="bottom"/>
          </w:tcPr>
          <w:p w14:paraId="3C708FB5" w14:textId="77777777" w:rsidR="00AF4CA3" w:rsidRDefault="00AF4CA3" w:rsidP="00AF4CA3">
            <w:r>
              <w:rPr>
                <w:rFonts w:ascii="Aptos Narrow" w:hAnsi="Aptos Narrow"/>
                <w:color w:val="000000"/>
              </w:rPr>
              <w:t>127%</w:t>
            </w:r>
          </w:p>
        </w:tc>
        <w:tc>
          <w:tcPr>
            <w:tcW w:w="1560" w:type="dxa"/>
            <w:shd w:val="clear" w:color="auto" w:fill="9CC2E5"/>
            <w:tcMar>
              <w:left w:w="108" w:type="dxa"/>
              <w:right w:w="108" w:type="dxa"/>
            </w:tcMar>
            <w:vAlign w:val="center"/>
          </w:tcPr>
          <w:p w14:paraId="4545E76C" w14:textId="77777777" w:rsidR="00AF4CA3" w:rsidRDefault="00AF4CA3" w:rsidP="00AF4CA3">
            <w:r>
              <w:t>17,908</w:t>
            </w:r>
          </w:p>
        </w:tc>
      </w:tr>
      <w:tr w:rsidR="00AF4CA3" w:rsidRPr="0099255C" w14:paraId="5006FE17" w14:textId="77777777" w:rsidTr="00246DF8">
        <w:trPr>
          <w:trHeight w:val="300"/>
        </w:trPr>
        <w:tc>
          <w:tcPr>
            <w:tcW w:w="2557" w:type="dxa"/>
            <w:tcMar>
              <w:left w:w="108" w:type="dxa"/>
              <w:right w:w="108" w:type="dxa"/>
            </w:tcMar>
            <w:vAlign w:val="bottom"/>
          </w:tcPr>
          <w:p w14:paraId="1DD4FDC4"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Female (70%):</w:t>
            </w:r>
          </w:p>
        </w:tc>
        <w:tc>
          <w:tcPr>
            <w:tcW w:w="1134" w:type="dxa"/>
            <w:shd w:val="clear" w:color="auto" w:fill="FFC7CE"/>
            <w:tcMar>
              <w:left w:w="108" w:type="dxa"/>
              <w:right w:w="108" w:type="dxa"/>
            </w:tcMar>
            <w:vAlign w:val="center"/>
          </w:tcPr>
          <w:p w14:paraId="0F17FC95" w14:textId="77777777" w:rsidR="00AF4CA3" w:rsidRDefault="00AF4CA3" w:rsidP="00AF4CA3">
            <w:r>
              <w:t>1768</w:t>
            </w:r>
          </w:p>
        </w:tc>
        <w:tc>
          <w:tcPr>
            <w:tcW w:w="1276" w:type="dxa"/>
            <w:shd w:val="clear" w:color="auto" w:fill="C6EFCE"/>
            <w:tcMar>
              <w:left w:w="108" w:type="dxa"/>
              <w:right w:w="108" w:type="dxa"/>
            </w:tcMar>
            <w:vAlign w:val="center"/>
          </w:tcPr>
          <w:p w14:paraId="26419255" w14:textId="77777777" w:rsidR="00AF4CA3" w:rsidRDefault="00AF4CA3" w:rsidP="00AF4CA3">
            <w:r>
              <w:t>1845</w:t>
            </w:r>
          </w:p>
        </w:tc>
        <w:tc>
          <w:tcPr>
            <w:tcW w:w="1417" w:type="dxa"/>
            <w:shd w:val="clear" w:color="auto" w:fill="F7CAAC"/>
            <w:vAlign w:val="center"/>
          </w:tcPr>
          <w:p w14:paraId="3C97952E" w14:textId="77777777" w:rsidR="00AF4CA3" w:rsidRDefault="00AF4CA3" w:rsidP="00AF4CA3">
            <w:r>
              <w:t>5304</w:t>
            </w:r>
          </w:p>
        </w:tc>
        <w:tc>
          <w:tcPr>
            <w:tcW w:w="1276" w:type="dxa"/>
            <w:shd w:val="clear" w:color="auto" w:fill="DBDBDB"/>
            <w:vAlign w:val="center"/>
          </w:tcPr>
          <w:p w14:paraId="1E42D86F" w14:textId="77777777" w:rsidR="00AF4CA3" w:rsidRDefault="00AF4CA3" w:rsidP="00AF4CA3">
            <w:r>
              <w:t>5586</w:t>
            </w:r>
          </w:p>
        </w:tc>
        <w:tc>
          <w:tcPr>
            <w:tcW w:w="1417" w:type="dxa"/>
            <w:shd w:val="clear" w:color="auto" w:fill="DBDBDB"/>
            <w:vAlign w:val="bottom"/>
          </w:tcPr>
          <w:p w14:paraId="0575E22F" w14:textId="77777777" w:rsidR="00AF4CA3" w:rsidRDefault="00AF4CA3" w:rsidP="00AF4CA3">
            <w:r>
              <w:rPr>
                <w:rFonts w:ascii="Aptos Narrow" w:hAnsi="Aptos Narrow"/>
                <w:color w:val="000000"/>
              </w:rPr>
              <w:t>105%</w:t>
            </w:r>
          </w:p>
        </w:tc>
        <w:tc>
          <w:tcPr>
            <w:tcW w:w="1560" w:type="dxa"/>
            <w:shd w:val="clear" w:color="auto" w:fill="9CC2E5"/>
            <w:tcMar>
              <w:left w:w="108" w:type="dxa"/>
              <w:right w:w="108" w:type="dxa"/>
            </w:tcMar>
            <w:vAlign w:val="center"/>
          </w:tcPr>
          <w:p w14:paraId="1672DFF9" w14:textId="77777777" w:rsidR="00AF4CA3" w:rsidRDefault="00AF4CA3" w:rsidP="00AF4CA3">
            <w:r>
              <w:t>10452</w:t>
            </w:r>
          </w:p>
        </w:tc>
      </w:tr>
      <w:tr w:rsidR="00AF4CA3" w:rsidRPr="0099255C" w14:paraId="4F94DC97" w14:textId="77777777" w:rsidTr="00246DF8">
        <w:trPr>
          <w:trHeight w:val="314"/>
        </w:trPr>
        <w:tc>
          <w:tcPr>
            <w:tcW w:w="2557" w:type="dxa"/>
            <w:tcMar>
              <w:left w:w="108" w:type="dxa"/>
              <w:right w:w="108" w:type="dxa"/>
            </w:tcMar>
            <w:vAlign w:val="bottom"/>
          </w:tcPr>
          <w:p w14:paraId="374E9FC2"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Youth 16-35:</w:t>
            </w:r>
          </w:p>
        </w:tc>
        <w:tc>
          <w:tcPr>
            <w:tcW w:w="1134" w:type="dxa"/>
            <w:shd w:val="clear" w:color="auto" w:fill="FFC7CE"/>
            <w:tcMar>
              <w:left w:w="108" w:type="dxa"/>
              <w:right w:w="108" w:type="dxa"/>
            </w:tcMar>
            <w:vAlign w:val="center"/>
          </w:tcPr>
          <w:p w14:paraId="5E53A26D" w14:textId="77777777" w:rsidR="00AF4CA3" w:rsidRDefault="00AF4CA3" w:rsidP="00AF4CA3">
            <w:r>
              <w:t>2,526</w:t>
            </w:r>
          </w:p>
        </w:tc>
        <w:tc>
          <w:tcPr>
            <w:tcW w:w="1276" w:type="dxa"/>
            <w:shd w:val="clear" w:color="auto" w:fill="C6EFCE"/>
            <w:tcMar>
              <w:left w:w="108" w:type="dxa"/>
              <w:right w:w="108" w:type="dxa"/>
            </w:tcMar>
            <w:vAlign w:val="center"/>
          </w:tcPr>
          <w:p w14:paraId="498B1E57" w14:textId="77777777" w:rsidR="00AF4CA3" w:rsidRDefault="00AF4CA3" w:rsidP="00AF4CA3">
            <w:r>
              <w:t>3,184</w:t>
            </w:r>
          </w:p>
        </w:tc>
        <w:tc>
          <w:tcPr>
            <w:tcW w:w="1417" w:type="dxa"/>
            <w:shd w:val="clear" w:color="auto" w:fill="F7CAAC"/>
            <w:vAlign w:val="center"/>
          </w:tcPr>
          <w:p w14:paraId="7917DB46" w14:textId="77777777" w:rsidR="00AF4CA3" w:rsidRDefault="00AF4CA3" w:rsidP="00AF4CA3">
            <w:r>
              <w:t>7575</w:t>
            </w:r>
          </w:p>
        </w:tc>
        <w:tc>
          <w:tcPr>
            <w:tcW w:w="1276" w:type="dxa"/>
            <w:shd w:val="clear" w:color="auto" w:fill="DBDBDB"/>
            <w:vAlign w:val="center"/>
          </w:tcPr>
          <w:p w14:paraId="23440D4F" w14:textId="77777777" w:rsidR="00AF4CA3" w:rsidRDefault="00AF4CA3" w:rsidP="00AF4CA3">
            <w:r>
              <w:t>9611</w:t>
            </w:r>
          </w:p>
        </w:tc>
        <w:tc>
          <w:tcPr>
            <w:tcW w:w="1417" w:type="dxa"/>
            <w:shd w:val="clear" w:color="auto" w:fill="DBDBDB"/>
            <w:vAlign w:val="bottom"/>
          </w:tcPr>
          <w:p w14:paraId="04BF535D" w14:textId="77777777" w:rsidR="00AF4CA3" w:rsidRDefault="00AF4CA3" w:rsidP="00AF4CA3">
            <w:r>
              <w:rPr>
                <w:rFonts w:ascii="Aptos Narrow" w:hAnsi="Aptos Narrow"/>
                <w:color w:val="000000"/>
              </w:rPr>
              <w:t>127%</w:t>
            </w:r>
          </w:p>
        </w:tc>
        <w:tc>
          <w:tcPr>
            <w:tcW w:w="1560" w:type="dxa"/>
            <w:shd w:val="clear" w:color="auto" w:fill="9CC2E5"/>
            <w:tcMar>
              <w:left w:w="108" w:type="dxa"/>
              <w:right w:w="108" w:type="dxa"/>
            </w:tcMar>
            <w:vAlign w:val="center"/>
          </w:tcPr>
          <w:p w14:paraId="3AEDCB16" w14:textId="77777777" w:rsidR="00AF4CA3" w:rsidRDefault="00AF4CA3" w:rsidP="00AF4CA3">
            <w:r>
              <w:t>17908</w:t>
            </w:r>
          </w:p>
        </w:tc>
      </w:tr>
      <w:tr w:rsidR="00AF4CA3" w:rsidRPr="0099255C" w14:paraId="7CE4A89E" w14:textId="77777777" w:rsidTr="00246DF8">
        <w:trPr>
          <w:trHeight w:val="495"/>
        </w:trPr>
        <w:tc>
          <w:tcPr>
            <w:tcW w:w="2557" w:type="dxa"/>
            <w:tcMar>
              <w:left w:w="108" w:type="dxa"/>
              <w:right w:w="108" w:type="dxa"/>
            </w:tcMar>
            <w:vAlign w:val="bottom"/>
          </w:tcPr>
          <w:p w14:paraId="1CDF5F47"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Youth with Disabilities (3%):</w:t>
            </w:r>
          </w:p>
        </w:tc>
        <w:tc>
          <w:tcPr>
            <w:tcW w:w="1134" w:type="dxa"/>
            <w:shd w:val="clear" w:color="auto" w:fill="FFC7CE"/>
            <w:tcMar>
              <w:left w:w="108" w:type="dxa"/>
              <w:right w:w="108" w:type="dxa"/>
            </w:tcMar>
            <w:vAlign w:val="center"/>
          </w:tcPr>
          <w:p w14:paraId="4056F924" w14:textId="77777777" w:rsidR="00AF4CA3" w:rsidRDefault="00AF4CA3" w:rsidP="00AF4CA3">
            <w:r>
              <w:t>76</w:t>
            </w:r>
          </w:p>
        </w:tc>
        <w:tc>
          <w:tcPr>
            <w:tcW w:w="1276" w:type="dxa"/>
            <w:shd w:val="clear" w:color="auto" w:fill="C6EFCE"/>
            <w:tcMar>
              <w:left w:w="108" w:type="dxa"/>
              <w:right w:w="108" w:type="dxa"/>
            </w:tcMar>
            <w:vAlign w:val="center"/>
          </w:tcPr>
          <w:p w14:paraId="63A0A574" w14:textId="77777777" w:rsidR="00AF4CA3" w:rsidRDefault="00AF4CA3" w:rsidP="00AF4CA3">
            <w:r>
              <w:t>106</w:t>
            </w:r>
          </w:p>
        </w:tc>
        <w:tc>
          <w:tcPr>
            <w:tcW w:w="1417" w:type="dxa"/>
            <w:shd w:val="clear" w:color="auto" w:fill="F7CAAC"/>
            <w:vAlign w:val="center"/>
          </w:tcPr>
          <w:p w14:paraId="24F84901" w14:textId="77777777" w:rsidR="00AF4CA3" w:rsidRDefault="00AF4CA3" w:rsidP="00AF4CA3">
            <w:r>
              <w:t>228</w:t>
            </w:r>
          </w:p>
        </w:tc>
        <w:tc>
          <w:tcPr>
            <w:tcW w:w="1276" w:type="dxa"/>
            <w:shd w:val="clear" w:color="auto" w:fill="DBDBDB"/>
            <w:vAlign w:val="center"/>
          </w:tcPr>
          <w:p w14:paraId="64157A7C" w14:textId="77777777" w:rsidR="00AF4CA3" w:rsidRDefault="00AF4CA3" w:rsidP="00AF4CA3">
            <w:r>
              <w:t>372</w:t>
            </w:r>
          </w:p>
        </w:tc>
        <w:tc>
          <w:tcPr>
            <w:tcW w:w="1417" w:type="dxa"/>
            <w:shd w:val="clear" w:color="auto" w:fill="DBDBDB"/>
            <w:vAlign w:val="bottom"/>
          </w:tcPr>
          <w:p w14:paraId="2708E00F" w14:textId="77777777" w:rsidR="00AF4CA3" w:rsidRDefault="00AF4CA3" w:rsidP="00AF4CA3">
            <w:r>
              <w:rPr>
                <w:rFonts w:ascii="Aptos Narrow" w:hAnsi="Aptos Narrow"/>
                <w:color w:val="000000"/>
              </w:rPr>
              <w:t>163%</w:t>
            </w:r>
          </w:p>
        </w:tc>
        <w:tc>
          <w:tcPr>
            <w:tcW w:w="1560" w:type="dxa"/>
            <w:shd w:val="clear" w:color="auto" w:fill="9CC2E5"/>
            <w:tcMar>
              <w:left w:w="108" w:type="dxa"/>
              <w:right w:w="108" w:type="dxa"/>
            </w:tcMar>
            <w:vAlign w:val="center"/>
          </w:tcPr>
          <w:p w14:paraId="1A886057" w14:textId="77777777" w:rsidR="00AF4CA3" w:rsidRDefault="00AF4CA3" w:rsidP="00AF4CA3">
            <w:r>
              <w:t>762</w:t>
            </w:r>
          </w:p>
        </w:tc>
      </w:tr>
      <w:tr w:rsidR="00AF4CA3" w:rsidRPr="0099255C" w14:paraId="75F0C667" w14:textId="77777777" w:rsidTr="00246DF8">
        <w:trPr>
          <w:trHeight w:val="300"/>
        </w:trPr>
        <w:tc>
          <w:tcPr>
            <w:tcW w:w="2557" w:type="dxa"/>
            <w:tcMar>
              <w:left w:w="108" w:type="dxa"/>
              <w:right w:w="108" w:type="dxa"/>
            </w:tcMar>
            <w:vAlign w:val="bottom"/>
          </w:tcPr>
          <w:p w14:paraId="6B25AC62"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Female PWDs</w:t>
            </w:r>
          </w:p>
        </w:tc>
        <w:tc>
          <w:tcPr>
            <w:tcW w:w="1134" w:type="dxa"/>
            <w:shd w:val="clear" w:color="auto" w:fill="FFC7CE"/>
            <w:tcMar>
              <w:left w:w="108" w:type="dxa"/>
              <w:right w:w="108" w:type="dxa"/>
            </w:tcMar>
            <w:vAlign w:val="center"/>
          </w:tcPr>
          <w:p w14:paraId="1F531687" w14:textId="77777777" w:rsidR="00AF4CA3" w:rsidRDefault="00AF4CA3" w:rsidP="00AF4CA3">
            <w:r>
              <w:t>53</w:t>
            </w:r>
          </w:p>
        </w:tc>
        <w:tc>
          <w:tcPr>
            <w:tcW w:w="1276" w:type="dxa"/>
            <w:shd w:val="clear" w:color="auto" w:fill="C6EFCE"/>
            <w:tcMar>
              <w:left w:w="108" w:type="dxa"/>
              <w:right w:w="108" w:type="dxa"/>
            </w:tcMar>
            <w:vAlign w:val="center"/>
          </w:tcPr>
          <w:p w14:paraId="5193F44F" w14:textId="77777777" w:rsidR="00AF4CA3" w:rsidRDefault="00AF4CA3" w:rsidP="00AF4CA3">
            <w:r>
              <w:t>66</w:t>
            </w:r>
          </w:p>
        </w:tc>
        <w:tc>
          <w:tcPr>
            <w:tcW w:w="1417" w:type="dxa"/>
            <w:shd w:val="clear" w:color="auto" w:fill="F7CAAC"/>
            <w:vAlign w:val="center"/>
          </w:tcPr>
          <w:p w14:paraId="34106E8A" w14:textId="77777777" w:rsidR="00AF4CA3" w:rsidRDefault="00AF4CA3" w:rsidP="00AF4CA3">
            <w:r>
              <w:t>159</w:t>
            </w:r>
          </w:p>
        </w:tc>
        <w:tc>
          <w:tcPr>
            <w:tcW w:w="1276" w:type="dxa"/>
            <w:shd w:val="clear" w:color="auto" w:fill="DBDBDB"/>
            <w:vAlign w:val="center"/>
          </w:tcPr>
          <w:p w14:paraId="756D76ED" w14:textId="77777777" w:rsidR="00AF4CA3" w:rsidRDefault="00AF4CA3" w:rsidP="00AF4CA3">
            <w:r>
              <w:t>187</w:t>
            </w:r>
          </w:p>
        </w:tc>
        <w:tc>
          <w:tcPr>
            <w:tcW w:w="1417" w:type="dxa"/>
            <w:shd w:val="clear" w:color="auto" w:fill="DBDBDB"/>
            <w:vAlign w:val="bottom"/>
          </w:tcPr>
          <w:p w14:paraId="0378574A" w14:textId="77777777" w:rsidR="00AF4CA3" w:rsidRDefault="00AF4CA3" w:rsidP="00AF4CA3">
            <w:r>
              <w:rPr>
                <w:rFonts w:ascii="Aptos Narrow" w:hAnsi="Aptos Narrow"/>
                <w:color w:val="000000"/>
              </w:rPr>
              <w:t>118%</w:t>
            </w:r>
          </w:p>
        </w:tc>
        <w:tc>
          <w:tcPr>
            <w:tcW w:w="1560" w:type="dxa"/>
            <w:shd w:val="clear" w:color="auto" w:fill="9CC2E5"/>
            <w:tcMar>
              <w:left w:w="108" w:type="dxa"/>
              <w:right w:w="108" w:type="dxa"/>
            </w:tcMar>
            <w:vAlign w:val="center"/>
          </w:tcPr>
          <w:p w14:paraId="3AB968A8" w14:textId="77777777" w:rsidR="00AF4CA3" w:rsidRDefault="00AF4CA3" w:rsidP="00AF4CA3">
            <w:r>
              <w:t>383</w:t>
            </w:r>
          </w:p>
        </w:tc>
      </w:tr>
      <w:tr w:rsidR="00AF4CA3" w:rsidRPr="0099255C" w14:paraId="7315CFF7" w14:textId="77777777" w:rsidTr="00246DF8">
        <w:trPr>
          <w:trHeight w:val="476"/>
        </w:trPr>
        <w:tc>
          <w:tcPr>
            <w:tcW w:w="2557" w:type="dxa"/>
            <w:tcMar>
              <w:left w:w="108" w:type="dxa"/>
              <w:right w:w="108" w:type="dxa"/>
            </w:tcMar>
            <w:vAlign w:val="bottom"/>
          </w:tcPr>
          <w:p w14:paraId="30F8414C"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Refugees or Displaced Persons:</w:t>
            </w:r>
          </w:p>
        </w:tc>
        <w:tc>
          <w:tcPr>
            <w:tcW w:w="1134" w:type="dxa"/>
            <w:shd w:val="clear" w:color="auto" w:fill="FFC7CE"/>
            <w:tcMar>
              <w:left w:w="108" w:type="dxa"/>
              <w:right w:w="108" w:type="dxa"/>
            </w:tcMar>
            <w:vAlign w:val="center"/>
          </w:tcPr>
          <w:p w14:paraId="3EEDDF65" w14:textId="77777777" w:rsidR="00AF4CA3" w:rsidRDefault="00AF4CA3" w:rsidP="00AF4CA3">
            <w:r>
              <w:t>0</w:t>
            </w:r>
          </w:p>
        </w:tc>
        <w:tc>
          <w:tcPr>
            <w:tcW w:w="1276" w:type="dxa"/>
            <w:shd w:val="clear" w:color="auto" w:fill="C6EFCE"/>
            <w:tcMar>
              <w:left w:w="108" w:type="dxa"/>
              <w:right w:w="108" w:type="dxa"/>
            </w:tcMar>
            <w:vAlign w:val="center"/>
          </w:tcPr>
          <w:p w14:paraId="469FF6EA" w14:textId="77777777" w:rsidR="00AF4CA3" w:rsidRDefault="00AF4CA3" w:rsidP="00AF4CA3">
            <w:r>
              <w:t>0</w:t>
            </w:r>
          </w:p>
        </w:tc>
        <w:tc>
          <w:tcPr>
            <w:tcW w:w="1417" w:type="dxa"/>
            <w:shd w:val="clear" w:color="auto" w:fill="F7CAAC"/>
            <w:vAlign w:val="center"/>
          </w:tcPr>
          <w:p w14:paraId="01D044F4" w14:textId="77777777" w:rsidR="00AF4CA3" w:rsidRDefault="00AF4CA3" w:rsidP="00AF4CA3">
            <w:r>
              <w:t>0</w:t>
            </w:r>
          </w:p>
        </w:tc>
        <w:tc>
          <w:tcPr>
            <w:tcW w:w="1276" w:type="dxa"/>
            <w:shd w:val="clear" w:color="auto" w:fill="DBDBDB"/>
            <w:vAlign w:val="center"/>
          </w:tcPr>
          <w:p w14:paraId="2DF2053B" w14:textId="77777777" w:rsidR="00AF4CA3" w:rsidRDefault="00AF4CA3" w:rsidP="00AF4CA3">
            <w:r>
              <w:t>0</w:t>
            </w:r>
          </w:p>
        </w:tc>
        <w:tc>
          <w:tcPr>
            <w:tcW w:w="1417" w:type="dxa"/>
            <w:shd w:val="clear" w:color="auto" w:fill="DBDBDB"/>
            <w:vAlign w:val="bottom"/>
          </w:tcPr>
          <w:p w14:paraId="38BF71F1" w14:textId="77777777" w:rsidR="00AF4CA3" w:rsidRDefault="00AF4CA3" w:rsidP="00AF4CA3">
            <w:r>
              <w:rPr>
                <w:rFonts w:ascii="Aptos Narrow" w:hAnsi="Aptos Narrow"/>
                <w:color w:val="000000"/>
              </w:rPr>
              <w:t>0</w:t>
            </w:r>
          </w:p>
        </w:tc>
        <w:tc>
          <w:tcPr>
            <w:tcW w:w="1560" w:type="dxa"/>
            <w:shd w:val="clear" w:color="auto" w:fill="9CC2E5"/>
            <w:tcMar>
              <w:left w:w="108" w:type="dxa"/>
              <w:right w:w="108" w:type="dxa"/>
            </w:tcMar>
            <w:vAlign w:val="center"/>
          </w:tcPr>
          <w:p w14:paraId="2382FC4D" w14:textId="77777777" w:rsidR="00AF4CA3" w:rsidRDefault="00AF4CA3" w:rsidP="00AF4CA3">
            <w:r>
              <w:t>0</w:t>
            </w:r>
          </w:p>
        </w:tc>
      </w:tr>
      <w:tr w:rsidR="00AF4CA3" w:rsidRPr="0099255C" w14:paraId="69595650" w14:textId="77777777" w:rsidTr="00246DF8">
        <w:trPr>
          <w:trHeight w:val="332"/>
        </w:trPr>
        <w:tc>
          <w:tcPr>
            <w:tcW w:w="2557" w:type="dxa"/>
            <w:tcMar>
              <w:left w:w="108" w:type="dxa"/>
              <w:right w:w="108" w:type="dxa"/>
            </w:tcMar>
            <w:vAlign w:val="bottom"/>
          </w:tcPr>
          <w:p w14:paraId="26D82733"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Rural:</w:t>
            </w:r>
          </w:p>
        </w:tc>
        <w:tc>
          <w:tcPr>
            <w:tcW w:w="1134" w:type="dxa"/>
            <w:shd w:val="clear" w:color="auto" w:fill="FFC7CE"/>
            <w:tcMar>
              <w:left w:w="108" w:type="dxa"/>
              <w:right w:w="108" w:type="dxa"/>
            </w:tcMar>
            <w:vAlign w:val="center"/>
          </w:tcPr>
          <w:p w14:paraId="4D649BBB" w14:textId="77777777" w:rsidR="00AF4CA3" w:rsidRDefault="00AF4CA3" w:rsidP="00AF4CA3">
            <w:r>
              <w:t>2,526</w:t>
            </w:r>
          </w:p>
        </w:tc>
        <w:tc>
          <w:tcPr>
            <w:tcW w:w="1276" w:type="dxa"/>
            <w:shd w:val="clear" w:color="auto" w:fill="C6EFCE"/>
            <w:tcMar>
              <w:left w:w="108" w:type="dxa"/>
              <w:right w:w="108" w:type="dxa"/>
            </w:tcMar>
            <w:vAlign w:val="center"/>
          </w:tcPr>
          <w:p w14:paraId="27B7245C" w14:textId="77777777" w:rsidR="00AF4CA3" w:rsidRDefault="00AF4CA3" w:rsidP="00AF4CA3">
            <w:r>
              <w:t>3,184</w:t>
            </w:r>
          </w:p>
        </w:tc>
        <w:tc>
          <w:tcPr>
            <w:tcW w:w="1417" w:type="dxa"/>
            <w:shd w:val="clear" w:color="auto" w:fill="F7CAAC"/>
            <w:vAlign w:val="center"/>
          </w:tcPr>
          <w:p w14:paraId="37FAA594" w14:textId="77777777" w:rsidR="00AF4CA3" w:rsidRDefault="00AF4CA3" w:rsidP="00AF4CA3">
            <w:r>
              <w:t>7575</w:t>
            </w:r>
          </w:p>
        </w:tc>
        <w:tc>
          <w:tcPr>
            <w:tcW w:w="1276" w:type="dxa"/>
            <w:shd w:val="clear" w:color="auto" w:fill="DBDBDB"/>
            <w:vAlign w:val="center"/>
          </w:tcPr>
          <w:p w14:paraId="25AEF589" w14:textId="77777777" w:rsidR="00AF4CA3" w:rsidRDefault="00AF4CA3" w:rsidP="00AF4CA3">
            <w:r>
              <w:t>9611</w:t>
            </w:r>
          </w:p>
        </w:tc>
        <w:tc>
          <w:tcPr>
            <w:tcW w:w="1417" w:type="dxa"/>
            <w:shd w:val="clear" w:color="auto" w:fill="DBDBDB"/>
            <w:vAlign w:val="bottom"/>
          </w:tcPr>
          <w:p w14:paraId="440E4948" w14:textId="77777777" w:rsidR="00AF4CA3" w:rsidRDefault="00AF4CA3" w:rsidP="00AF4CA3">
            <w:r>
              <w:rPr>
                <w:rFonts w:ascii="Aptos Narrow" w:hAnsi="Aptos Narrow"/>
                <w:color w:val="000000"/>
              </w:rPr>
              <w:t>127%</w:t>
            </w:r>
          </w:p>
        </w:tc>
        <w:tc>
          <w:tcPr>
            <w:tcW w:w="1560" w:type="dxa"/>
            <w:shd w:val="clear" w:color="auto" w:fill="9CC2E5"/>
            <w:tcMar>
              <w:left w:w="108" w:type="dxa"/>
              <w:right w:w="108" w:type="dxa"/>
            </w:tcMar>
            <w:vAlign w:val="center"/>
          </w:tcPr>
          <w:p w14:paraId="731E380E" w14:textId="77777777" w:rsidR="00AF4CA3" w:rsidRDefault="00AF4CA3" w:rsidP="00AF4CA3">
            <w:r>
              <w:t>17908</w:t>
            </w:r>
          </w:p>
        </w:tc>
      </w:tr>
      <w:tr w:rsidR="00AF4CA3" w:rsidRPr="0099255C" w14:paraId="0EA8D10A" w14:textId="77777777" w:rsidTr="00246DF8">
        <w:trPr>
          <w:trHeight w:val="422"/>
        </w:trPr>
        <w:tc>
          <w:tcPr>
            <w:tcW w:w="2557" w:type="dxa"/>
            <w:tcMar>
              <w:left w:w="108" w:type="dxa"/>
              <w:right w:w="108" w:type="dxa"/>
            </w:tcMar>
            <w:vAlign w:val="bottom"/>
          </w:tcPr>
          <w:p w14:paraId="23512430"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Urban:</w:t>
            </w:r>
          </w:p>
        </w:tc>
        <w:tc>
          <w:tcPr>
            <w:tcW w:w="1134" w:type="dxa"/>
            <w:shd w:val="clear" w:color="auto" w:fill="FFC7CE"/>
            <w:tcMar>
              <w:left w:w="108" w:type="dxa"/>
              <w:right w:w="108" w:type="dxa"/>
            </w:tcMar>
            <w:vAlign w:val="center"/>
          </w:tcPr>
          <w:p w14:paraId="7AE61934" w14:textId="77777777" w:rsidR="00AF4CA3" w:rsidRDefault="00AF4CA3" w:rsidP="00AF4CA3">
            <w:r>
              <w:t>0</w:t>
            </w:r>
          </w:p>
        </w:tc>
        <w:tc>
          <w:tcPr>
            <w:tcW w:w="1276" w:type="dxa"/>
            <w:shd w:val="clear" w:color="auto" w:fill="C6EFCE"/>
            <w:tcMar>
              <w:left w:w="108" w:type="dxa"/>
              <w:right w:w="108" w:type="dxa"/>
            </w:tcMar>
            <w:vAlign w:val="center"/>
          </w:tcPr>
          <w:p w14:paraId="6861E2F0" w14:textId="77777777" w:rsidR="00AF4CA3" w:rsidRDefault="00AF4CA3" w:rsidP="00AF4CA3">
            <w:r>
              <w:t>0</w:t>
            </w:r>
          </w:p>
        </w:tc>
        <w:tc>
          <w:tcPr>
            <w:tcW w:w="1417" w:type="dxa"/>
            <w:shd w:val="clear" w:color="auto" w:fill="F7CAAC"/>
            <w:vAlign w:val="center"/>
          </w:tcPr>
          <w:p w14:paraId="0E4C058E" w14:textId="77777777" w:rsidR="00AF4CA3" w:rsidRDefault="00AF4CA3" w:rsidP="00AF4CA3">
            <w:r>
              <w:t>0</w:t>
            </w:r>
          </w:p>
        </w:tc>
        <w:tc>
          <w:tcPr>
            <w:tcW w:w="1276" w:type="dxa"/>
            <w:shd w:val="clear" w:color="auto" w:fill="DBDBDB"/>
            <w:vAlign w:val="center"/>
          </w:tcPr>
          <w:p w14:paraId="157DCF70" w14:textId="77777777" w:rsidR="00AF4CA3" w:rsidRDefault="00AF4CA3" w:rsidP="00AF4CA3">
            <w:r>
              <w:t>0</w:t>
            </w:r>
          </w:p>
        </w:tc>
        <w:tc>
          <w:tcPr>
            <w:tcW w:w="1417" w:type="dxa"/>
            <w:shd w:val="clear" w:color="auto" w:fill="DBDBDB"/>
            <w:vAlign w:val="bottom"/>
          </w:tcPr>
          <w:p w14:paraId="168BADAB" w14:textId="77777777" w:rsidR="00AF4CA3" w:rsidRDefault="00AF4CA3" w:rsidP="00AF4CA3">
            <w:r>
              <w:rPr>
                <w:rFonts w:ascii="Aptos Narrow" w:hAnsi="Aptos Narrow"/>
                <w:color w:val="000000"/>
              </w:rPr>
              <w:t>0</w:t>
            </w:r>
          </w:p>
        </w:tc>
        <w:tc>
          <w:tcPr>
            <w:tcW w:w="1560" w:type="dxa"/>
            <w:shd w:val="clear" w:color="auto" w:fill="9CC2E5"/>
            <w:tcMar>
              <w:left w:w="108" w:type="dxa"/>
              <w:right w:w="108" w:type="dxa"/>
            </w:tcMar>
            <w:vAlign w:val="center"/>
          </w:tcPr>
          <w:p w14:paraId="07923285" w14:textId="77777777" w:rsidR="00AF4CA3" w:rsidRDefault="00AF4CA3" w:rsidP="00AF4CA3"/>
        </w:tc>
      </w:tr>
      <w:tr w:rsidR="00AF4CA3" w:rsidRPr="0099255C" w14:paraId="72864FD8" w14:textId="77777777" w:rsidTr="00246DF8">
        <w:trPr>
          <w:trHeight w:val="440"/>
        </w:trPr>
        <w:tc>
          <w:tcPr>
            <w:tcW w:w="2557" w:type="dxa"/>
            <w:tcMar>
              <w:left w:w="108" w:type="dxa"/>
              <w:right w:w="108" w:type="dxa"/>
            </w:tcMar>
            <w:vAlign w:val="bottom"/>
          </w:tcPr>
          <w:p w14:paraId="7D68335D"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Youth in Work-Primary (70%):</w:t>
            </w:r>
          </w:p>
        </w:tc>
        <w:tc>
          <w:tcPr>
            <w:tcW w:w="1134" w:type="dxa"/>
            <w:shd w:val="clear" w:color="auto" w:fill="FFC7CE"/>
            <w:tcMar>
              <w:left w:w="108" w:type="dxa"/>
              <w:right w:w="108" w:type="dxa"/>
            </w:tcMar>
            <w:vAlign w:val="center"/>
          </w:tcPr>
          <w:p w14:paraId="2187629C" w14:textId="77777777" w:rsidR="00AF4CA3" w:rsidRDefault="00AF4CA3" w:rsidP="00AF4CA3">
            <w:r>
              <w:t>1768</w:t>
            </w:r>
          </w:p>
        </w:tc>
        <w:tc>
          <w:tcPr>
            <w:tcW w:w="1276" w:type="dxa"/>
            <w:shd w:val="clear" w:color="auto" w:fill="C6EFCE"/>
            <w:tcMar>
              <w:left w:w="108" w:type="dxa"/>
              <w:right w:w="108" w:type="dxa"/>
            </w:tcMar>
            <w:vAlign w:val="center"/>
          </w:tcPr>
          <w:p w14:paraId="61DEBCD5" w14:textId="77777777" w:rsidR="00AF4CA3" w:rsidRDefault="00AF4CA3" w:rsidP="00AF4CA3">
            <w:r>
              <w:t>1757</w:t>
            </w:r>
          </w:p>
        </w:tc>
        <w:tc>
          <w:tcPr>
            <w:tcW w:w="1417" w:type="dxa"/>
            <w:shd w:val="clear" w:color="auto" w:fill="F7CAAC"/>
            <w:vAlign w:val="center"/>
          </w:tcPr>
          <w:p w14:paraId="38FF2021" w14:textId="77777777" w:rsidR="00AF4CA3" w:rsidRDefault="00AF4CA3" w:rsidP="00AF4CA3">
            <w:r>
              <w:t>5304</w:t>
            </w:r>
          </w:p>
        </w:tc>
        <w:tc>
          <w:tcPr>
            <w:tcW w:w="1276" w:type="dxa"/>
            <w:shd w:val="clear" w:color="auto" w:fill="DBDBDB"/>
            <w:vAlign w:val="center"/>
          </w:tcPr>
          <w:p w14:paraId="2E806948" w14:textId="77777777" w:rsidR="00AF4CA3" w:rsidRDefault="00AF4CA3" w:rsidP="00AF4CA3">
            <w:r>
              <w:t>5499</w:t>
            </w:r>
          </w:p>
        </w:tc>
        <w:tc>
          <w:tcPr>
            <w:tcW w:w="1417" w:type="dxa"/>
            <w:shd w:val="clear" w:color="auto" w:fill="DBDBDB"/>
            <w:vAlign w:val="bottom"/>
          </w:tcPr>
          <w:p w14:paraId="0F53BA16" w14:textId="77777777" w:rsidR="00AF4CA3" w:rsidRDefault="00AF4CA3" w:rsidP="00AF4CA3">
            <w:r>
              <w:rPr>
                <w:rFonts w:ascii="Aptos Narrow" w:hAnsi="Aptos Narrow"/>
                <w:color w:val="000000"/>
              </w:rPr>
              <w:t>104%</w:t>
            </w:r>
          </w:p>
        </w:tc>
        <w:tc>
          <w:tcPr>
            <w:tcW w:w="1560" w:type="dxa"/>
            <w:shd w:val="clear" w:color="auto" w:fill="9CC2E5"/>
            <w:tcMar>
              <w:left w:w="108" w:type="dxa"/>
              <w:right w:w="108" w:type="dxa"/>
            </w:tcMar>
            <w:vAlign w:val="center"/>
          </w:tcPr>
          <w:p w14:paraId="1A16AA0C" w14:textId="77777777" w:rsidR="00AF4CA3" w:rsidRDefault="00AF4CA3" w:rsidP="00AF4CA3">
            <w:r>
              <w:t>10366</w:t>
            </w:r>
          </w:p>
        </w:tc>
      </w:tr>
      <w:tr w:rsidR="00AF4CA3" w:rsidRPr="0099255C" w14:paraId="5060383B" w14:textId="77777777" w:rsidTr="00246DF8">
        <w:trPr>
          <w:trHeight w:val="530"/>
        </w:trPr>
        <w:tc>
          <w:tcPr>
            <w:tcW w:w="2557" w:type="dxa"/>
            <w:tcMar>
              <w:left w:w="108" w:type="dxa"/>
              <w:right w:w="108" w:type="dxa"/>
            </w:tcMar>
            <w:vAlign w:val="bottom"/>
          </w:tcPr>
          <w:p w14:paraId="25B2083B"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Female Youth in Work - Primary (70%)</w:t>
            </w:r>
          </w:p>
        </w:tc>
        <w:tc>
          <w:tcPr>
            <w:tcW w:w="1134" w:type="dxa"/>
            <w:shd w:val="clear" w:color="auto" w:fill="FFC7CE"/>
            <w:tcMar>
              <w:left w:w="108" w:type="dxa"/>
              <w:right w:w="108" w:type="dxa"/>
            </w:tcMar>
            <w:vAlign w:val="center"/>
          </w:tcPr>
          <w:p w14:paraId="39F29587" w14:textId="77777777" w:rsidR="00AF4CA3" w:rsidRDefault="00AF4CA3" w:rsidP="00AF4CA3">
            <w:r>
              <w:t>1238</w:t>
            </w:r>
          </w:p>
        </w:tc>
        <w:tc>
          <w:tcPr>
            <w:tcW w:w="1276" w:type="dxa"/>
            <w:shd w:val="clear" w:color="auto" w:fill="C6EFCE"/>
            <w:tcMar>
              <w:left w:w="108" w:type="dxa"/>
              <w:right w:w="108" w:type="dxa"/>
            </w:tcMar>
            <w:vAlign w:val="center"/>
          </w:tcPr>
          <w:p w14:paraId="2A5F2A92" w14:textId="77777777" w:rsidR="00AF4CA3" w:rsidRDefault="00AF4CA3" w:rsidP="00AF4CA3">
            <w:r>
              <w:t>984</w:t>
            </w:r>
          </w:p>
        </w:tc>
        <w:tc>
          <w:tcPr>
            <w:tcW w:w="1417" w:type="dxa"/>
            <w:shd w:val="clear" w:color="auto" w:fill="F7CAAC"/>
            <w:vAlign w:val="center"/>
          </w:tcPr>
          <w:p w14:paraId="1FF0E44E" w14:textId="77777777" w:rsidR="00AF4CA3" w:rsidRDefault="00AF4CA3" w:rsidP="00AF4CA3">
            <w:r w:rsidRPr="00AF4CA3">
              <w:t>3,714</w:t>
            </w:r>
          </w:p>
        </w:tc>
        <w:tc>
          <w:tcPr>
            <w:tcW w:w="1276" w:type="dxa"/>
            <w:shd w:val="clear" w:color="auto" w:fill="DBDBDB"/>
            <w:vAlign w:val="center"/>
          </w:tcPr>
          <w:p w14:paraId="77733FD3" w14:textId="77777777" w:rsidR="00AF4CA3" w:rsidRDefault="00AF4CA3" w:rsidP="00AF4CA3">
            <w:r>
              <w:t>3160</w:t>
            </w:r>
          </w:p>
        </w:tc>
        <w:tc>
          <w:tcPr>
            <w:tcW w:w="1417" w:type="dxa"/>
            <w:shd w:val="clear" w:color="auto" w:fill="DBDBDB"/>
            <w:vAlign w:val="bottom"/>
          </w:tcPr>
          <w:p w14:paraId="1B648A66" w14:textId="77777777" w:rsidR="00AF4CA3" w:rsidRDefault="00AF4CA3" w:rsidP="00AF4CA3">
            <w:r>
              <w:rPr>
                <w:rFonts w:ascii="Aptos Narrow" w:hAnsi="Aptos Narrow"/>
                <w:color w:val="000000"/>
              </w:rPr>
              <w:t>85%</w:t>
            </w:r>
          </w:p>
        </w:tc>
        <w:tc>
          <w:tcPr>
            <w:tcW w:w="1560" w:type="dxa"/>
            <w:shd w:val="clear" w:color="auto" w:fill="9CC2E5"/>
            <w:tcMar>
              <w:left w:w="108" w:type="dxa"/>
              <w:right w:w="108" w:type="dxa"/>
            </w:tcMar>
            <w:vAlign w:val="center"/>
          </w:tcPr>
          <w:p w14:paraId="7B1E318F" w14:textId="77777777" w:rsidR="00AF4CA3" w:rsidRDefault="00AF4CA3" w:rsidP="00AF4CA3">
            <w:r>
              <w:t>5892</w:t>
            </w:r>
          </w:p>
        </w:tc>
      </w:tr>
      <w:tr w:rsidR="00AF4CA3" w:rsidRPr="0099255C" w14:paraId="3FE0DDD6" w14:textId="77777777" w:rsidTr="00246DF8">
        <w:trPr>
          <w:trHeight w:val="525"/>
        </w:trPr>
        <w:tc>
          <w:tcPr>
            <w:tcW w:w="2557" w:type="dxa"/>
            <w:tcMar>
              <w:left w:w="108" w:type="dxa"/>
              <w:right w:w="108" w:type="dxa"/>
            </w:tcMar>
            <w:vAlign w:val="bottom"/>
          </w:tcPr>
          <w:p w14:paraId="1659FDE3"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PWDs in work- primary (3%)</w:t>
            </w:r>
          </w:p>
        </w:tc>
        <w:tc>
          <w:tcPr>
            <w:tcW w:w="1134" w:type="dxa"/>
            <w:shd w:val="clear" w:color="auto" w:fill="FFC7CE"/>
            <w:tcMar>
              <w:left w:w="108" w:type="dxa"/>
              <w:right w:w="108" w:type="dxa"/>
            </w:tcMar>
            <w:vAlign w:val="center"/>
          </w:tcPr>
          <w:p w14:paraId="156DA7C3" w14:textId="77777777" w:rsidR="00AF4CA3" w:rsidRDefault="00AF4CA3" w:rsidP="00AF4CA3">
            <w:r>
              <w:t>53</w:t>
            </w:r>
          </w:p>
        </w:tc>
        <w:tc>
          <w:tcPr>
            <w:tcW w:w="1276" w:type="dxa"/>
            <w:shd w:val="clear" w:color="auto" w:fill="C6EFCE"/>
            <w:tcMar>
              <w:left w:w="108" w:type="dxa"/>
              <w:right w:w="108" w:type="dxa"/>
            </w:tcMar>
            <w:vAlign w:val="center"/>
          </w:tcPr>
          <w:p w14:paraId="2AC9A375" w14:textId="77777777" w:rsidR="00AF4CA3" w:rsidRDefault="00AF4CA3" w:rsidP="00AF4CA3">
            <w:r>
              <w:t>59</w:t>
            </w:r>
          </w:p>
        </w:tc>
        <w:tc>
          <w:tcPr>
            <w:tcW w:w="1417" w:type="dxa"/>
            <w:shd w:val="clear" w:color="auto" w:fill="F7CAAC"/>
            <w:vAlign w:val="center"/>
          </w:tcPr>
          <w:p w14:paraId="14907B26" w14:textId="77777777" w:rsidR="00AF4CA3" w:rsidRDefault="00AF4CA3" w:rsidP="00AF4CA3">
            <w:r>
              <w:t>159</w:t>
            </w:r>
          </w:p>
        </w:tc>
        <w:tc>
          <w:tcPr>
            <w:tcW w:w="1276" w:type="dxa"/>
            <w:shd w:val="clear" w:color="auto" w:fill="DBDBDB"/>
            <w:vAlign w:val="center"/>
          </w:tcPr>
          <w:p w14:paraId="05D12AC3" w14:textId="77777777" w:rsidR="00AF4CA3" w:rsidRDefault="00AF4CA3" w:rsidP="00AF4CA3">
            <w:r>
              <w:t>195</w:t>
            </w:r>
          </w:p>
        </w:tc>
        <w:tc>
          <w:tcPr>
            <w:tcW w:w="1417" w:type="dxa"/>
            <w:shd w:val="clear" w:color="auto" w:fill="DBDBDB"/>
            <w:vAlign w:val="bottom"/>
          </w:tcPr>
          <w:p w14:paraId="44623908" w14:textId="77777777" w:rsidR="00AF4CA3" w:rsidRDefault="00AF4CA3" w:rsidP="00AF4CA3">
            <w:r>
              <w:rPr>
                <w:rFonts w:ascii="Aptos Narrow" w:hAnsi="Aptos Narrow"/>
                <w:color w:val="000000"/>
              </w:rPr>
              <w:t>123%</w:t>
            </w:r>
          </w:p>
        </w:tc>
        <w:tc>
          <w:tcPr>
            <w:tcW w:w="1560" w:type="dxa"/>
            <w:shd w:val="clear" w:color="auto" w:fill="9CC2E5"/>
            <w:tcMar>
              <w:left w:w="108" w:type="dxa"/>
              <w:right w:w="108" w:type="dxa"/>
            </w:tcMar>
            <w:vAlign w:val="center"/>
          </w:tcPr>
          <w:p w14:paraId="0732B89C" w14:textId="77777777" w:rsidR="00AF4CA3" w:rsidRDefault="00AF4CA3" w:rsidP="00AF4CA3">
            <w:r>
              <w:t>409</w:t>
            </w:r>
          </w:p>
        </w:tc>
      </w:tr>
      <w:tr w:rsidR="00AF4CA3" w:rsidRPr="0099255C" w14:paraId="55EC4ED4" w14:textId="77777777" w:rsidTr="00246DF8">
        <w:trPr>
          <w:trHeight w:val="300"/>
        </w:trPr>
        <w:tc>
          <w:tcPr>
            <w:tcW w:w="2557" w:type="dxa"/>
            <w:tcMar>
              <w:left w:w="108" w:type="dxa"/>
              <w:right w:w="108" w:type="dxa"/>
            </w:tcMar>
            <w:vAlign w:val="bottom"/>
          </w:tcPr>
          <w:p w14:paraId="30AB382E"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PWDs females in work- Primary</w:t>
            </w:r>
          </w:p>
        </w:tc>
        <w:tc>
          <w:tcPr>
            <w:tcW w:w="1134" w:type="dxa"/>
            <w:shd w:val="clear" w:color="auto" w:fill="FFC7CE"/>
            <w:tcMar>
              <w:left w:w="108" w:type="dxa"/>
              <w:right w:w="108" w:type="dxa"/>
            </w:tcMar>
            <w:vAlign w:val="center"/>
          </w:tcPr>
          <w:p w14:paraId="33970398" w14:textId="77777777" w:rsidR="00AF4CA3" w:rsidRDefault="00AF4CA3" w:rsidP="00AF4CA3">
            <w:r>
              <w:t>37</w:t>
            </w:r>
          </w:p>
        </w:tc>
        <w:tc>
          <w:tcPr>
            <w:tcW w:w="1276" w:type="dxa"/>
            <w:shd w:val="clear" w:color="auto" w:fill="C6EFCE"/>
            <w:tcMar>
              <w:left w:w="108" w:type="dxa"/>
              <w:right w:w="108" w:type="dxa"/>
            </w:tcMar>
            <w:vAlign w:val="center"/>
          </w:tcPr>
          <w:p w14:paraId="4371B19D" w14:textId="77777777" w:rsidR="00AF4CA3" w:rsidRDefault="00AF4CA3" w:rsidP="00AF4CA3">
            <w:r>
              <w:t>33</w:t>
            </w:r>
          </w:p>
        </w:tc>
        <w:tc>
          <w:tcPr>
            <w:tcW w:w="1417" w:type="dxa"/>
            <w:shd w:val="clear" w:color="auto" w:fill="F7CAAC"/>
            <w:vAlign w:val="center"/>
          </w:tcPr>
          <w:p w14:paraId="7BB7B43D" w14:textId="77777777" w:rsidR="00AF4CA3" w:rsidRDefault="00AF4CA3" w:rsidP="00AF4CA3">
            <w:r>
              <w:t>113</w:t>
            </w:r>
          </w:p>
        </w:tc>
        <w:tc>
          <w:tcPr>
            <w:tcW w:w="1276" w:type="dxa"/>
            <w:shd w:val="clear" w:color="auto" w:fill="DBDBDB"/>
            <w:vAlign w:val="center"/>
          </w:tcPr>
          <w:p w14:paraId="518A910E" w14:textId="77777777" w:rsidR="00AF4CA3" w:rsidRDefault="00AF4CA3" w:rsidP="00AF4CA3">
            <w:r>
              <w:t>92</w:t>
            </w:r>
          </w:p>
        </w:tc>
        <w:tc>
          <w:tcPr>
            <w:tcW w:w="1417" w:type="dxa"/>
            <w:shd w:val="clear" w:color="auto" w:fill="DBDBDB"/>
            <w:vAlign w:val="bottom"/>
          </w:tcPr>
          <w:p w14:paraId="4BEB9A88" w14:textId="77777777" w:rsidR="00AF4CA3" w:rsidRDefault="00AF4CA3" w:rsidP="00AF4CA3">
            <w:r>
              <w:rPr>
                <w:rFonts w:ascii="Aptos Narrow" w:hAnsi="Aptos Narrow"/>
                <w:color w:val="000000"/>
              </w:rPr>
              <w:t>81%</w:t>
            </w:r>
          </w:p>
        </w:tc>
        <w:tc>
          <w:tcPr>
            <w:tcW w:w="1560" w:type="dxa"/>
            <w:shd w:val="clear" w:color="auto" w:fill="9CC2E5"/>
            <w:tcMar>
              <w:left w:w="108" w:type="dxa"/>
              <w:right w:w="108" w:type="dxa"/>
            </w:tcMar>
            <w:vAlign w:val="center"/>
          </w:tcPr>
          <w:p w14:paraId="28942215" w14:textId="77777777" w:rsidR="00AF4CA3" w:rsidRDefault="00AF4CA3" w:rsidP="00AF4CA3">
            <w:r>
              <w:t>180</w:t>
            </w:r>
          </w:p>
        </w:tc>
      </w:tr>
      <w:tr w:rsidR="00AF4CA3" w:rsidRPr="0099255C" w14:paraId="025CD1C1" w14:textId="77777777" w:rsidTr="00246DF8">
        <w:trPr>
          <w:trHeight w:val="300"/>
        </w:trPr>
        <w:tc>
          <w:tcPr>
            <w:tcW w:w="2557" w:type="dxa"/>
            <w:tcMar>
              <w:left w:w="108" w:type="dxa"/>
              <w:right w:w="108" w:type="dxa"/>
            </w:tcMar>
            <w:vAlign w:val="bottom"/>
          </w:tcPr>
          <w:p w14:paraId="6598F4A1"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Total youth in work - Secondary</w:t>
            </w:r>
          </w:p>
        </w:tc>
        <w:tc>
          <w:tcPr>
            <w:tcW w:w="1134" w:type="dxa"/>
            <w:shd w:val="clear" w:color="auto" w:fill="FFC7CE"/>
            <w:tcMar>
              <w:left w:w="108" w:type="dxa"/>
              <w:right w:w="108" w:type="dxa"/>
            </w:tcMar>
            <w:vAlign w:val="center"/>
          </w:tcPr>
          <w:p w14:paraId="37EDA79F" w14:textId="77777777" w:rsidR="00AF4CA3" w:rsidRDefault="00AF4CA3" w:rsidP="00AF4CA3"/>
        </w:tc>
        <w:tc>
          <w:tcPr>
            <w:tcW w:w="1276" w:type="dxa"/>
            <w:shd w:val="clear" w:color="auto" w:fill="C6EFCE"/>
            <w:tcMar>
              <w:left w:w="108" w:type="dxa"/>
              <w:right w:w="108" w:type="dxa"/>
            </w:tcMar>
            <w:vAlign w:val="center"/>
          </w:tcPr>
          <w:p w14:paraId="33443E27" w14:textId="77777777" w:rsidR="00AF4CA3" w:rsidRDefault="00AF4CA3" w:rsidP="00AF4CA3"/>
        </w:tc>
        <w:tc>
          <w:tcPr>
            <w:tcW w:w="1417" w:type="dxa"/>
            <w:shd w:val="clear" w:color="auto" w:fill="F7CAAC"/>
            <w:vAlign w:val="center"/>
          </w:tcPr>
          <w:p w14:paraId="5C112B45" w14:textId="77777777" w:rsidR="00AF4CA3" w:rsidRDefault="00AF4CA3" w:rsidP="00AF4CA3"/>
        </w:tc>
        <w:tc>
          <w:tcPr>
            <w:tcW w:w="1276" w:type="dxa"/>
            <w:shd w:val="clear" w:color="auto" w:fill="DBDBDB"/>
            <w:vAlign w:val="center"/>
          </w:tcPr>
          <w:p w14:paraId="19B5CC63" w14:textId="77777777" w:rsidR="00AF4CA3" w:rsidRDefault="00AF4CA3" w:rsidP="00AF4CA3"/>
        </w:tc>
        <w:tc>
          <w:tcPr>
            <w:tcW w:w="1417" w:type="dxa"/>
            <w:shd w:val="clear" w:color="auto" w:fill="DBDBDB"/>
            <w:vAlign w:val="bottom"/>
          </w:tcPr>
          <w:p w14:paraId="6E6EAF07" w14:textId="77777777" w:rsidR="00AF4CA3" w:rsidRDefault="00AF4CA3" w:rsidP="00AF4CA3"/>
        </w:tc>
        <w:tc>
          <w:tcPr>
            <w:tcW w:w="1560" w:type="dxa"/>
            <w:shd w:val="clear" w:color="auto" w:fill="9CC2E5"/>
            <w:tcMar>
              <w:left w:w="108" w:type="dxa"/>
              <w:right w:w="108" w:type="dxa"/>
            </w:tcMar>
            <w:vAlign w:val="center"/>
          </w:tcPr>
          <w:p w14:paraId="273DA12C" w14:textId="77777777" w:rsidR="00AF4CA3" w:rsidRDefault="00AF4CA3" w:rsidP="00AF4CA3"/>
        </w:tc>
      </w:tr>
      <w:tr w:rsidR="00AF4CA3" w:rsidRPr="0099255C" w14:paraId="315D9D25" w14:textId="77777777" w:rsidTr="00246DF8">
        <w:trPr>
          <w:trHeight w:val="300"/>
        </w:trPr>
        <w:tc>
          <w:tcPr>
            <w:tcW w:w="2557" w:type="dxa"/>
            <w:tcMar>
              <w:left w:w="108" w:type="dxa"/>
              <w:right w:w="108" w:type="dxa"/>
            </w:tcMar>
            <w:vAlign w:val="bottom"/>
          </w:tcPr>
          <w:p w14:paraId="3DE79881"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 xml:space="preserve">Total youth in work Females-Secondary </w:t>
            </w:r>
          </w:p>
        </w:tc>
        <w:tc>
          <w:tcPr>
            <w:tcW w:w="1134" w:type="dxa"/>
            <w:shd w:val="clear" w:color="auto" w:fill="FFC7CE"/>
            <w:tcMar>
              <w:left w:w="108" w:type="dxa"/>
              <w:right w:w="108" w:type="dxa"/>
            </w:tcMar>
            <w:vAlign w:val="center"/>
          </w:tcPr>
          <w:p w14:paraId="78D259F7" w14:textId="77777777" w:rsidR="00AF4CA3" w:rsidRDefault="00AF4CA3" w:rsidP="00AF4CA3"/>
        </w:tc>
        <w:tc>
          <w:tcPr>
            <w:tcW w:w="1276" w:type="dxa"/>
            <w:shd w:val="clear" w:color="auto" w:fill="C6EFCE"/>
            <w:tcMar>
              <w:left w:w="108" w:type="dxa"/>
              <w:right w:w="108" w:type="dxa"/>
            </w:tcMar>
            <w:vAlign w:val="center"/>
          </w:tcPr>
          <w:p w14:paraId="38D2460D" w14:textId="77777777" w:rsidR="00AF4CA3" w:rsidRDefault="00AF4CA3" w:rsidP="00AF4CA3"/>
        </w:tc>
        <w:tc>
          <w:tcPr>
            <w:tcW w:w="1417" w:type="dxa"/>
            <w:shd w:val="clear" w:color="auto" w:fill="F7CAAC"/>
            <w:vAlign w:val="center"/>
          </w:tcPr>
          <w:p w14:paraId="75D63B28" w14:textId="77777777" w:rsidR="00AF4CA3" w:rsidRDefault="00AF4CA3" w:rsidP="00AF4CA3"/>
        </w:tc>
        <w:tc>
          <w:tcPr>
            <w:tcW w:w="1276" w:type="dxa"/>
            <w:shd w:val="clear" w:color="auto" w:fill="DBDBDB"/>
            <w:vAlign w:val="center"/>
          </w:tcPr>
          <w:p w14:paraId="36A876F3" w14:textId="77777777" w:rsidR="00AF4CA3" w:rsidRDefault="00AF4CA3" w:rsidP="00AF4CA3"/>
        </w:tc>
        <w:tc>
          <w:tcPr>
            <w:tcW w:w="1417" w:type="dxa"/>
            <w:shd w:val="clear" w:color="auto" w:fill="DBDBDB"/>
            <w:vAlign w:val="bottom"/>
          </w:tcPr>
          <w:p w14:paraId="77E82735" w14:textId="77777777" w:rsidR="00AF4CA3" w:rsidRDefault="00AF4CA3" w:rsidP="00AF4CA3"/>
        </w:tc>
        <w:tc>
          <w:tcPr>
            <w:tcW w:w="1560" w:type="dxa"/>
            <w:shd w:val="clear" w:color="auto" w:fill="9CC2E5"/>
            <w:tcMar>
              <w:left w:w="108" w:type="dxa"/>
              <w:right w:w="108" w:type="dxa"/>
            </w:tcMar>
            <w:vAlign w:val="center"/>
          </w:tcPr>
          <w:p w14:paraId="203521C7" w14:textId="77777777" w:rsidR="00AF4CA3" w:rsidRDefault="00AF4CA3" w:rsidP="00AF4CA3"/>
        </w:tc>
      </w:tr>
      <w:tr w:rsidR="00AF4CA3" w:rsidRPr="0099255C" w14:paraId="79CF760F" w14:textId="77777777" w:rsidTr="00246DF8">
        <w:trPr>
          <w:trHeight w:val="300"/>
        </w:trPr>
        <w:tc>
          <w:tcPr>
            <w:tcW w:w="2557" w:type="dxa"/>
            <w:tcMar>
              <w:left w:w="108" w:type="dxa"/>
              <w:right w:w="108" w:type="dxa"/>
            </w:tcMar>
            <w:vAlign w:val="bottom"/>
          </w:tcPr>
          <w:p w14:paraId="6F6263B7"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 xml:space="preserve">Total enterprises supported </w:t>
            </w:r>
          </w:p>
        </w:tc>
        <w:tc>
          <w:tcPr>
            <w:tcW w:w="1134" w:type="dxa"/>
            <w:shd w:val="clear" w:color="auto" w:fill="FFC7CE"/>
            <w:tcMar>
              <w:left w:w="108" w:type="dxa"/>
              <w:right w:w="108" w:type="dxa"/>
            </w:tcMar>
            <w:vAlign w:val="center"/>
          </w:tcPr>
          <w:p w14:paraId="2C984411" w14:textId="77777777" w:rsidR="00AF4CA3" w:rsidRDefault="00AF4CA3" w:rsidP="00AF4CA3"/>
        </w:tc>
        <w:tc>
          <w:tcPr>
            <w:tcW w:w="1276" w:type="dxa"/>
            <w:shd w:val="clear" w:color="auto" w:fill="C6EFCE"/>
            <w:tcMar>
              <w:left w:w="108" w:type="dxa"/>
              <w:right w:w="108" w:type="dxa"/>
            </w:tcMar>
            <w:vAlign w:val="center"/>
          </w:tcPr>
          <w:p w14:paraId="6877F8E5" w14:textId="77777777" w:rsidR="00AF4CA3" w:rsidRDefault="00AF4CA3" w:rsidP="00AF4CA3"/>
        </w:tc>
        <w:tc>
          <w:tcPr>
            <w:tcW w:w="1417" w:type="dxa"/>
            <w:shd w:val="clear" w:color="auto" w:fill="F7CAAC"/>
            <w:vAlign w:val="center"/>
          </w:tcPr>
          <w:p w14:paraId="5D945649" w14:textId="77777777" w:rsidR="00AF4CA3" w:rsidRDefault="00AF4CA3" w:rsidP="00AF4CA3"/>
        </w:tc>
        <w:tc>
          <w:tcPr>
            <w:tcW w:w="1276" w:type="dxa"/>
            <w:shd w:val="clear" w:color="auto" w:fill="DBDBDB"/>
            <w:vAlign w:val="center"/>
          </w:tcPr>
          <w:p w14:paraId="1EBF1A58" w14:textId="77777777" w:rsidR="00AF4CA3" w:rsidRDefault="00AF4CA3" w:rsidP="00AF4CA3"/>
        </w:tc>
        <w:tc>
          <w:tcPr>
            <w:tcW w:w="1417" w:type="dxa"/>
            <w:shd w:val="clear" w:color="auto" w:fill="DBDBDB"/>
            <w:vAlign w:val="bottom"/>
          </w:tcPr>
          <w:p w14:paraId="2462640F" w14:textId="77777777" w:rsidR="00AF4CA3" w:rsidRDefault="00AF4CA3" w:rsidP="00AF4CA3"/>
        </w:tc>
        <w:tc>
          <w:tcPr>
            <w:tcW w:w="1560" w:type="dxa"/>
            <w:shd w:val="clear" w:color="auto" w:fill="9CC2E5"/>
            <w:tcMar>
              <w:left w:w="108" w:type="dxa"/>
              <w:right w:w="108" w:type="dxa"/>
            </w:tcMar>
            <w:vAlign w:val="center"/>
          </w:tcPr>
          <w:p w14:paraId="6DA54EDD" w14:textId="77777777" w:rsidR="00AF4CA3" w:rsidRDefault="00AF4CA3" w:rsidP="00AF4CA3"/>
        </w:tc>
      </w:tr>
      <w:tr w:rsidR="00AF4CA3" w:rsidRPr="0099255C" w14:paraId="34416926" w14:textId="77777777" w:rsidTr="00246DF8">
        <w:trPr>
          <w:trHeight w:val="300"/>
        </w:trPr>
        <w:tc>
          <w:tcPr>
            <w:tcW w:w="2557" w:type="dxa"/>
            <w:tcMar>
              <w:left w:w="108" w:type="dxa"/>
              <w:right w:w="108" w:type="dxa"/>
            </w:tcMar>
            <w:vAlign w:val="bottom"/>
          </w:tcPr>
          <w:p w14:paraId="26F10E5E"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 xml:space="preserve">Total Women Led enterprises supported </w:t>
            </w:r>
          </w:p>
        </w:tc>
        <w:tc>
          <w:tcPr>
            <w:tcW w:w="1134" w:type="dxa"/>
            <w:shd w:val="clear" w:color="auto" w:fill="FFC7CE"/>
            <w:tcMar>
              <w:left w:w="108" w:type="dxa"/>
              <w:right w:w="108" w:type="dxa"/>
            </w:tcMar>
            <w:vAlign w:val="center"/>
          </w:tcPr>
          <w:p w14:paraId="08C0FBCD" w14:textId="77777777" w:rsidR="00AF4CA3" w:rsidRDefault="00AF4CA3" w:rsidP="00AF4CA3"/>
        </w:tc>
        <w:tc>
          <w:tcPr>
            <w:tcW w:w="1276" w:type="dxa"/>
            <w:shd w:val="clear" w:color="auto" w:fill="C6EFCE"/>
            <w:tcMar>
              <w:left w:w="108" w:type="dxa"/>
              <w:right w:w="108" w:type="dxa"/>
            </w:tcMar>
            <w:vAlign w:val="center"/>
          </w:tcPr>
          <w:p w14:paraId="6E889E2B" w14:textId="77777777" w:rsidR="00AF4CA3" w:rsidRDefault="00AF4CA3" w:rsidP="00AF4CA3"/>
        </w:tc>
        <w:tc>
          <w:tcPr>
            <w:tcW w:w="1417" w:type="dxa"/>
            <w:shd w:val="clear" w:color="auto" w:fill="F7CAAC"/>
            <w:vAlign w:val="center"/>
          </w:tcPr>
          <w:p w14:paraId="0A28C864" w14:textId="77777777" w:rsidR="00AF4CA3" w:rsidRDefault="00AF4CA3" w:rsidP="00AF4CA3"/>
        </w:tc>
        <w:tc>
          <w:tcPr>
            <w:tcW w:w="1276" w:type="dxa"/>
            <w:shd w:val="clear" w:color="auto" w:fill="DBDBDB"/>
            <w:vAlign w:val="center"/>
          </w:tcPr>
          <w:p w14:paraId="599C660A" w14:textId="77777777" w:rsidR="00AF4CA3" w:rsidRDefault="00AF4CA3" w:rsidP="00AF4CA3"/>
        </w:tc>
        <w:tc>
          <w:tcPr>
            <w:tcW w:w="1417" w:type="dxa"/>
            <w:shd w:val="clear" w:color="auto" w:fill="DBDBDB"/>
            <w:vAlign w:val="bottom"/>
          </w:tcPr>
          <w:p w14:paraId="600372EF" w14:textId="77777777" w:rsidR="00AF4CA3" w:rsidRDefault="00AF4CA3" w:rsidP="00AF4CA3"/>
        </w:tc>
        <w:tc>
          <w:tcPr>
            <w:tcW w:w="1560" w:type="dxa"/>
            <w:shd w:val="clear" w:color="auto" w:fill="9CC2E5"/>
            <w:tcMar>
              <w:left w:w="108" w:type="dxa"/>
              <w:right w:w="108" w:type="dxa"/>
            </w:tcMar>
            <w:vAlign w:val="center"/>
          </w:tcPr>
          <w:p w14:paraId="7F5D2AD7" w14:textId="77777777" w:rsidR="00AF4CA3" w:rsidRDefault="00AF4CA3" w:rsidP="00AF4CA3"/>
        </w:tc>
      </w:tr>
      <w:tr w:rsidR="00AF4CA3" w:rsidRPr="0099255C" w14:paraId="6BE82253" w14:textId="77777777" w:rsidTr="00246DF8">
        <w:trPr>
          <w:trHeight w:val="300"/>
        </w:trPr>
        <w:tc>
          <w:tcPr>
            <w:tcW w:w="2557" w:type="dxa"/>
            <w:tcMar>
              <w:left w:w="108" w:type="dxa"/>
              <w:right w:w="108" w:type="dxa"/>
            </w:tcMar>
            <w:vAlign w:val="bottom"/>
          </w:tcPr>
          <w:p w14:paraId="4C6BB823" w14:textId="77777777" w:rsidR="00AF4CA3" w:rsidRPr="0099255C" w:rsidRDefault="00AF4CA3" w:rsidP="00AF4CA3">
            <w:pPr>
              <w:keepLines/>
              <w:spacing w:after="0" w:line="240" w:lineRule="auto"/>
              <w:rPr>
                <w:rFonts w:ascii="Gill Sans MT" w:hAnsi="Gill Sans MT"/>
                <w:bCs/>
                <w:sz w:val="24"/>
                <w:szCs w:val="24"/>
              </w:rPr>
            </w:pPr>
            <w:r w:rsidRPr="0099255C">
              <w:rPr>
                <w:rFonts w:ascii="Gill Sans MT" w:hAnsi="Gill Sans MT"/>
                <w:bCs/>
                <w:sz w:val="24"/>
                <w:szCs w:val="24"/>
              </w:rPr>
              <w:t xml:space="preserve">Total Youth Led enterprises supported </w:t>
            </w:r>
          </w:p>
        </w:tc>
        <w:tc>
          <w:tcPr>
            <w:tcW w:w="1134" w:type="dxa"/>
            <w:shd w:val="clear" w:color="auto" w:fill="FFC7CE"/>
            <w:tcMar>
              <w:left w:w="108" w:type="dxa"/>
              <w:right w:w="108" w:type="dxa"/>
            </w:tcMar>
            <w:vAlign w:val="center"/>
          </w:tcPr>
          <w:p w14:paraId="5B83EEAE" w14:textId="77777777" w:rsidR="00AF4CA3" w:rsidRDefault="00AF4CA3" w:rsidP="00AF4CA3"/>
        </w:tc>
        <w:tc>
          <w:tcPr>
            <w:tcW w:w="1276" w:type="dxa"/>
            <w:shd w:val="clear" w:color="auto" w:fill="C6EFCE"/>
            <w:tcMar>
              <w:left w:w="108" w:type="dxa"/>
              <w:right w:w="108" w:type="dxa"/>
            </w:tcMar>
            <w:vAlign w:val="center"/>
          </w:tcPr>
          <w:p w14:paraId="6F686C7D" w14:textId="77777777" w:rsidR="00AF4CA3" w:rsidRDefault="00AF4CA3" w:rsidP="00AF4CA3"/>
        </w:tc>
        <w:tc>
          <w:tcPr>
            <w:tcW w:w="1417" w:type="dxa"/>
            <w:shd w:val="clear" w:color="auto" w:fill="F7CAAC"/>
            <w:vAlign w:val="center"/>
          </w:tcPr>
          <w:p w14:paraId="1416EB1A" w14:textId="77777777" w:rsidR="00AF4CA3" w:rsidRDefault="00AF4CA3" w:rsidP="00AF4CA3"/>
        </w:tc>
        <w:tc>
          <w:tcPr>
            <w:tcW w:w="1276" w:type="dxa"/>
            <w:shd w:val="clear" w:color="auto" w:fill="DBDBDB"/>
            <w:vAlign w:val="center"/>
          </w:tcPr>
          <w:p w14:paraId="4E46094E" w14:textId="77777777" w:rsidR="00AF4CA3" w:rsidRDefault="00AF4CA3" w:rsidP="00AF4CA3"/>
        </w:tc>
        <w:tc>
          <w:tcPr>
            <w:tcW w:w="1417" w:type="dxa"/>
            <w:shd w:val="clear" w:color="auto" w:fill="DBDBDB"/>
            <w:vAlign w:val="bottom"/>
          </w:tcPr>
          <w:p w14:paraId="6FDFCC66" w14:textId="77777777" w:rsidR="00AF4CA3" w:rsidRDefault="00AF4CA3" w:rsidP="00AF4CA3"/>
        </w:tc>
        <w:tc>
          <w:tcPr>
            <w:tcW w:w="1560" w:type="dxa"/>
            <w:shd w:val="clear" w:color="auto" w:fill="9CC2E5"/>
            <w:tcMar>
              <w:left w:w="108" w:type="dxa"/>
              <w:right w:w="108" w:type="dxa"/>
            </w:tcMar>
            <w:vAlign w:val="center"/>
          </w:tcPr>
          <w:p w14:paraId="77B167CD" w14:textId="77777777" w:rsidR="00AF4CA3" w:rsidRDefault="00AF4CA3" w:rsidP="00AF4CA3"/>
        </w:tc>
      </w:tr>
      <w:bookmarkEnd w:id="3"/>
    </w:tbl>
    <w:p w14:paraId="4379B7EC" w14:textId="77777777" w:rsidR="00C10499" w:rsidRDefault="00C10499"/>
    <w:p w14:paraId="2F91B69F" w14:textId="77777777" w:rsidR="003D6FF4" w:rsidRPr="003D6FF4" w:rsidRDefault="009D33A9">
      <w:pPr>
        <w:rPr>
          <w:rFonts w:ascii="Gill Sans MT" w:hAnsi="Gill Sans MT"/>
          <w:bCs/>
          <w:i/>
          <w:iCs/>
          <w:sz w:val="24"/>
          <w:szCs w:val="24"/>
          <w:highlight w:val="white"/>
        </w:rPr>
      </w:pPr>
      <w:r>
        <w:t>As per the table above, the cluster reached {{narr.reached}} participants in {{meta.monthname}} and profiled {{narr.profiled}} new participants. Cumulatively, quarter-to-date outreach stood at {{narr.reached_q}} participants.</w:t>
      </w:r>
    </w:p>
    <w:p w14:paraId="0417BC18" w14:textId="77777777" w:rsidR="000B1C15" w:rsidRPr="004E0EDC" w:rsidRDefault="00D857CE">
      <w:pPr>
        <w:pBdr>
          <w:bottom w:val="single" w:sz="6" w:space="2" w:color="D6D6D6"/>
        </w:pBdr>
        <w:spacing w:before="120" w:after="120"/>
        <w:rPr>
          <w:rFonts w:ascii="Gill Sans MT" w:hAnsi="Gill Sans MT"/>
          <w:b/>
          <w:color w:val="000000"/>
          <w:sz w:val="24"/>
          <w:szCs w:val="24"/>
        </w:rPr>
      </w:pPr>
      <w:r w:rsidRPr="004E0EDC">
        <w:rPr>
          <w:rFonts w:ascii="Gill Sans MT" w:hAnsi="Gill Sans MT"/>
          <w:b/>
          <w:color w:val="000000"/>
          <w:sz w:val="24"/>
          <w:szCs w:val="24"/>
        </w:rPr>
        <w:t xml:space="preserve">2. REPORTING PROGRESS AND OUPUTS </w:t>
      </w:r>
    </w:p>
    <w:p w14:paraId="1D979F64" w14:textId="77777777" w:rsidR="000B1C15" w:rsidRPr="00BD08A1" w:rsidRDefault="00D857CE">
      <w:pPr>
        <w:spacing w:after="240"/>
        <w:rPr>
          <w:rFonts w:ascii="Gill Sans MT" w:hAnsi="Gill Sans MT"/>
          <w:i/>
          <w:color w:val="002060"/>
          <w:sz w:val="18"/>
          <w:szCs w:val="18"/>
        </w:rPr>
      </w:pPr>
      <w:r w:rsidRPr="00BD08A1">
        <w:rPr>
          <w:rFonts w:ascii="Gill Sans MT" w:hAnsi="Gill Sans MT"/>
          <w:i/>
          <w:color w:val="002060"/>
          <w:sz w:val="18"/>
          <w:szCs w:val="18"/>
        </w:rPr>
        <w:t>This section presents progress, challenges, and risks in the delivery of planned activities, based on monthly plan and targets.</w:t>
      </w:r>
    </w:p>
    <w:p w14:paraId="5CCA7B6B" w14:textId="77777777" w:rsidR="000B1C15" w:rsidRPr="004E0EDC" w:rsidRDefault="00D857CE">
      <w:pPr>
        <w:spacing w:after="0" w:line="240" w:lineRule="auto"/>
        <w:rPr>
          <w:rFonts w:ascii="Gill Sans MT" w:hAnsi="Gill Sans MT"/>
          <w:b/>
          <w:color w:val="000000"/>
          <w:sz w:val="24"/>
          <w:szCs w:val="24"/>
        </w:rPr>
      </w:pPr>
      <w:bookmarkStart w:id="4" w:name="_3znysh7" w:colFirst="0" w:colLast="0"/>
      <w:bookmarkEnd w:id="4"/>
      <w:r w:rsidRPr="004E0EDC">
        <w:rPr>
          <w:rFonts w:ascii="Gill Sans MT" w:hAnsi="Gill Sans MT"/>
          <w:b/>
          <w:color w:val="000000"/>
          <w:sz w:val="24"/>
          <w:szCs w:val="24"/>
        </w:rPr>
        <w:t xml:space="preserve">2.1 PROGRESS UPDATE </w:t>
      </w:r>
      <w:r w:rsidRPr="004E0EDC">
        <w:rPr>
          <w:rFonts w:ascii="Gill Sans MT" w:hAnsi="Gill Sans MT"/>
          <w:b/>
          <w:i/>
          <w:color w:val="000000"/>
          <w:sz w:val="24"/>
          <w:szCs w:val="24"/>
        </w:rPr>
        <w:t>(BY OUTPUT AREA</w:t>
      </w:r>
      <w:r w:rsidR="005D2C20" w:rsidRPr="004E0EDC">
        <w:rPr>
          <w:rFonts w:ascii="Gill Sans MT" w:hAnsi="Gill Sans MT"/>
          <w:b/>
          <w:i/>
          <w:color w:val="000000"/>
          <w:sz w:val="24"/>
          <w:szCs w:val="24"/>
        </w:rPr>
        <w:t>, per the approved workplan</w:t>
      </w:r>
      <w:r w:rsidRPr="004E0EDC">
        <w:rPr>
          <w:rFonts w:ascii="Gill Sans MT" w:hAnsi="Gill Sans MT"/>
          <w:b/>
          <w:i/>
          <w:color w:val="000000"/>
          <w:sz w:val="24"/>
          <w:szCs w:val="24"/>
        </w:rPr>
        <w:t>)</w:t>
      </w:r>
      <w:r w:rsidRPr="004E0EDC">
        <w:rPr>
          <w:rFonts w:ascii="Gill Sans MT" w:hAnsi="Gill Sans MT"/>
          <w:b/>
          <w:color w:val="000000"/>
          <w:sz w:val="24"/>
          <w:szCs w:val="24"/>
        </w:rPr>
        <w:t xml:space="preserve"> </w:t>
      </w:r>
    </w:p>
    <w:tbl>
      <w:tblPr>
        <w:tblStyle w:val="TableGrid"/>
        <w:tblW w:w="0" w:type="auto"/>
        <w:shd w:val="clear" w:color="auto" w:fill="8DB3E2" w:themeFill="text2" w:themeFillTint="66"/>
        <w:tblLook w:val="04A0" w:firstRow="1" w:lastRow="0" w:firstColumn="1" w:lastColumn="0" w:noHBand="0" w:noVBand="1"/>
      </w:tblPr>
      <w:tblGrid>
        <w:gridCol w:w="10598"/>
      </w:tblGrid>
      <w:tr w:rsidR="00B36170" w:rsidRPr="004E0EDC" w14:paraId="5EDE580A" w14:textId="77777777" w:rsidTr="00C97B54">
        <w:trPr>
          <w:trHeight w:val="279"/>
        </w:trPr>
        <w:tc>
          <w:tcPr>
            <w:tcW w:w="10598" w:type="dxa"/>
            <w:shd w:val="clear" w:color="auto" w:fill="8DB3E2" w:themeFill="text2" w:themeFillTint="66"/>
          </w:tcPr>
          <w:p w14:paraId="5EEDABA2" w14:textId="77777777" w:rsidR="00B36170" w:rsidRPr="004E0EDC" w:rsidRDefault="00B36170">
            <w:pPr>
              <w:rPr>
                <w:rFonts w:ascii="Gill Sans MT" w:hAnsi="Gill Sans MT"/>
                <w:b/>
                <w:color w:val="0D0D0D"/>
                <w:sz w:val="24"/>
                <w:szCs w:val="24"/>
              </w:rPr>
            </w:pPr>
            <w:r w:rsidRPr="004E0EDC">
              <w:rPr>
                <w:rFonts w:ascii="Gill Sans MT" w:hAnsi="Gill Sans MT"/>
                <w:b/>
                <w:color w:val="0D0D0D"/>
                <w:sz w:val="24"/>
                <w:szCs w:val="24"/>
              </w:rPr>
              <w:t xml:space="preserve">Skills Development </w:t>
            </w:r>
          </w:p>
        </w:tc>
      </w:tr>
    </w:tbl>
    <w:p w14:paraId="12E470F2" w14:textId="77777777" w:rsidR="00E5604F" w:rsidRPr="004E0EDC" w:rsidRDefault="00E5604F" w:rsidP="00900FBF">
      <w:pPr>
        <w:pBdr>
          <w:top w:val="nil"/>
          <w:left w:val="nil"/>
          <w:bottom w:val="nil"/>
          <w:right w:val="nil"/>
          <w:between w:val="nil"/>
        </w:pBdr>
        <w:spacing w:after="0" w:line="240" w:lineRule="auto"/>
        <w:jc w:val="both"/>
        <w:rPr>
          <w:rFonts w:ascii="Gill Sans MT" w:hAnsi="Gill Sans MT"/>
          <w:b/>
          <w:bCs/>
          <w:color w:val="141413"/>
          <w:sz w:val="24"/>
          <w:szCs w:val="24"/>
        </w:rPr>
      </w:pPr>
    </w:p>
    <w:p w14:paraId="60CDAA4F" w14:textId="77777777" w:rsidR="00BD6BC0" w:rsidRDefault="00BB7E2F" w:rsidP="004306A7">
      <w:pPr>
        <w:pBdr>
          <w:top w:val="nil"/>
          <w:left w:val="nil"/>
          <w:bottom w:val="nil"/>
          <w:right w:val="nil"/>
          <w:between w:val="nil"/>
        </w:pBdr>
        <w:spacing w:after="0" w:line="240" w:lineRule="auto"/>
        <w:jc w:val="both"/>
        <w:rPr>
          <w:rFonts w:ascii="Gill Sans MT" w:hAnsi="Gill Sans MT"/>
          <w:b/>
          <w:bCs/>
          <w:color w:val="141413"/>
          <w:sz w:val="24"/>
          <w:szCs w:val="24"/>
        </w:rPr>
      </w:pPr>
      <w:r w:rsidRPr="004E0EDC">
        <w:rPr>
          <w:rFonts w:ascii="Gill Sans MT" w:hAnsi="Gill Sans MT"/>
          <w:b/>
          <w:bCs/>
          <w:color w:val="141413"/>
          <w:sz w:val="24"/>
          <w:szCs w:val="24"/>
        </w:rPr>
        <w:t xml:space="preserve">Output 1.2: Community and virtual mobilisation promoted </w:t>
      </w:r>
    </w:p>
    <w:p w14:paraId="4D0B93F5" w14:textId="77777777" w:rsidR="004306A7" w:rsidRDefault="004306A7" w:rsidP="007D24FA">
      <w:pPr>
        <w:pBdr>
          <w:top w:val="nil"/>
          <w:left w:val="nil"/>
          <w:bottom w:val="nil"/>
          <w:right w:val="nil"/>
          <w:between w:val="nil"/>
        </w:pBdr>
        <w:spacing w:after="0" w:line="240" w:lineRule="auto"/>
        <w:jc w:val="both"/>
        <w:rPr>
          <w:rFonts w:ascii="Gill Sans MT" w:hAnsi="Gill Sans MT"/>
          <w:b/>
          <w:bCs/>
          <w:color w:val="141413"/>
          <w:sz w:val="24"/>
          <w:szCs w:val="24"/>
        </w:rPr>
      </w:pPr>
    </w:p>
    <w:p w14:paraId="5037F020" w14:textId="77777777" w:rsidR="00AF263B" w:rsidRPr="004E0EDC" w:rsidRDefault="00AF263B" w:rsidP="00C10499">
      <w:pPr>
        <w:pBdr>
          <w:top w:val="nil"/>
          <w:left w:val="nil"/>
          <w:bottom w:val="nil"/>
          <w:right w:val="nil"/>
          <w:between w:val="nil"/>
        </w:pBdr>
        <w:spacing w:after="0" w:line="240" w:lineRule="auto"/>
        <w:jc w:val="both"/>
        <w:rPr>
          <w:rFonts w:ascii="Gill Sans MT" w:hAnsi="Gill Sans MT"/>
          <w:b/>
          <w:bCs/>
          <w:color w:val="141413"/>
          <w:sz w:val="24"/>
          <w:szCs w:val="24"/>
        </w:rPr>
      </w:pPr>
      <w:r w:rsidRPr="004E0EDC">
        <w:rPr>
          <w:rFonts w:ascii="Gill Sans MT" w:hAnsi="Gill Sans MT"/>
          <w:b/>
          <w:bCs/>
          <w:color w:val="141413"/>
          <w:sz w:val="24"/>
          <w:szCs w:val="24"/>
        </w:rPr>
        <w:t>1.2.2</w:t>
      </w:r>
      <w:r w:rsidRPr="004E0EDC">
        <w:rPr>
          <w:rFonts w:ascii="Gill Sans MT" w:hAnsi="Gill Sans MT"/>
          <w:b/>
          <w:bCs/>
          <w:color w:val="141413"/>
          <w:sz w:val="24"/>
          <w:szCs w:val="24"/>
        </w:rPr>
        <w:tab/>
        <w:t>Organise youth into viable business groups and producer organisations</w:t>
      </w:r>
    </w:p>
    <w:p w14:paraId="0D03D877" w14:textId="77777777" w:rsidR="004A292A" w:rsidRDefault="00FC5F4B" w:rsidP="00225746">
      <w:pPr>
        <w:pBdr>
          <w:top w:val="nil"/>
          <w:left w:val="nil"/>
          <w:bottom w:val="nil"/>
          <w:right w:val="nil"/>
          <w:between w:val="nil"/>
        </w:pBdr>
        <w:spacing w:after="0" w:line="240" w:lineRule="auto"/>
        <w:ind w:left="-2"/>
        <w:jc w:val="both"/>
        <w:rPr>
          <w:rFonts w:ascii="Gill Sans MT" w:hAnsi="Gill Sans MT"/>
          <w:color w:val="141413"/>
          <w:sz w:val="24"/>
          <w:szCs w:val="24"/>
        </w:rPr>
      </w:pPr>
      <w:r>
        <w:t>A total of {{narr.shgs}} new SHGs with {{narr.profiled}} profiled participants ({{narr.female}} females, {{narr.male}} males and {{narr.pwd}} PWDs) were recorded during {{meta.monthname}} across the cluster districts. This reflected continued mobilization and profiling of youth groups across the cluster.</w:t>
      </w:r>
    </w:p>
    <w:p w14:paraId="679402BA" w14:textId="77777777" w:rsidR="006552A4" w:rsidRDefault="006552A4" w:rsidP="006552A4">
      <w:pPr>
        <w:spacing w:after="0" w:line="240" w:lineRule="auto"/>
        <w:jc w:val="both"/>
        <w:rPr>
          <w:rFonts w:ascii="Gill Sans MT" w:hAnsi="Gill Sans MT" w:cs="Times New Roman"/>
          <w:b/>
          <w:bCs/>
          <w:i/>
          <w:iCs/>
          <w:color w:val="141413"/>
          <w:sz w:val="24"/>
          <w:szCs w:val="24"/>
        </w:rPr>
      </w:pPr>
    </w:p>
    <w:p w14:paraId="34398DEF" w14:textId="77777777" w:rsidR="00392A4D" w:rsidRDefault="000747A5" w:rsidP="006552A4">
      <w:pPr>
        <w:spacing w:after="0" w:line="240" w:lineRule="auto"/>
        <w:jc w:val="both"/>
        <w:rPr>
          <w:rFonts w:ascii="Gill Sans MT" w:hAnsi="Gill Sans MT" w:cs="Times New Roman"/>
          <w:b/>
          <w:bCs/>
          <w:i/>
          <w:iCs/>
          <w:color w:val="141413"/>
          <w:sz w:val="24"/>
          <w:szCs w:val="24"/>
        </w:rPr>
      </w:pPr>
      <w:r w:rsidRPr="00E2596E">
        <w:rPr>
          <w:rFonts w:ascii="Gill Sans MT" w:hAnsi="Gill Sans MT" w:cs="Times New Roman"/>
          <w:b/>
          <w:bCs/>
          <w:i/>
          <w:iCs/>
          <w:color w:val="141413"/>
          <w:sz w:val="24"/>
          <w:szCs w:val="24"/>
        </w:rPr>
        <w:t xml:space="preserve">Table showing group </w:t>
      </w:r>
      <w:r>
        <w:rPr>
          <w:rFonts w:ascii="Gill Sans MT" w:hAnsi="Gill Sans MT" w:cs="Times New Roman"/>
          <w:b/>
          <w:bCs/>
          <w:i/>
          <w:iCs/>
          <w:color w:val="141413"/>
          <w:sz w:val="24"/>
          <w:szCs w:val="24"/>
        </w:rPr>
        <w:t xml:space="preserve">formation and participants profiling </w:t>
      </w:r>
      <w:r w:rsidRPr="00E2596E">
        <w:rPr>
          <w:rFonts w:ascii="Gill Sans MT" w:hAnsi="Gill Sans MT" w:cs="Times New Roman"/>
          <w:b/>
          <w:bCs/>
          <w:i/>
          <w:iCs/>
          <w:color w:val="141413"/>
          <w:sz w:val="24"/>
          <w:szCs w:val="24"/>
        </w:rPr>
        <w:t>breakdown per district</w:t>
      </w:r>
    </w:p>
    <w:p w14:paraId="1F06E70A" w14:textId="77777777" w:rsidR="006552A4" w:rsidRPr="006552A4" w:rsidRDefault="006552A4" w:rsidP="006552A4">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20"/>
        <w:gridCol w:w="1471"/>
        <w:gridCol w:w="1600"/>
        <w:gridCol w:w="1049"/>
        <w:gridCol w:w="1048"/>
        <w:gridCol w:w="985"/>
        <w:gridCol w:w="986"/>
        <w:gridCol w:w="1049"/>
        <w:gridCol w:w="984"/>
      </w:tblGrid>
      <w:tr w:rsidR="003B53E4" w:rsidRPr="006552A4" w14:paraId="04B4970D" w14:textId="77777777" w:rsidTr="003B53E4">
        <w:tc>
          <w:tcPr>
            <w:tcW w:w="6788" w:type="dxa"/>
            <w:gridSpan w:val="5"/>
          </w:tcPr>
          <w:p w14:paraId="66DA1C9C" w14:textId="77777777" w:rsidR="003B53E4" w:rsidRPr="006552A4" w:rsidRDefault="00F05A9B" w:rsidP="00704A0A">
            <w:pPr>
              <w:jc w:val="both"/>
              <w:rPr>
                <w:rFonts w:ascii="Gill Sans MT" w:hAnsi="Gill Sans MT"/>
                <w:b/>
                <w:bCs/>
                <w:color w:val="141413"/>
                <w:sz w:val="24"/>
                <w:szCs w:val="24"/>
              </w:rPr>
            </w:pPr>
            <w:r>
              <w:rPr>
                <w:rFonts w:ascii="Gill Sans MT" w:hAnsi="Gill Sans MT"/>
                <w:b/>
                <w:bCs/>
                <w:color w:val="141413"/>
                <w:sz w:val="24"/>
                <w:szCs w:val="24"/>
              </w:rPr>
              <w:t>June</w:t>
            </w:r>
          </w:p>
        </w:tc>
        <w:tc>
          <w:tcPr>
            <w:tcW w:w="4004" w:type="dxa"/>
            <w:gridSpan w:val="4"/>
          </w:tcPr>
          <w:p w14:paraId="58886C6E" w14:textId="77777777" w:rsidR="003B53E4" w:rsidRPr="006552A4" w:rsidRDefault="007A00CA" w:rsidP="00704A0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3B53E4" w:rsidRPr="006552A4" w14:paraId="05DB055A" w14:textId="77777777" w:rsidTr="003B53E4">
        <w:tc>
          <w:tcPr>
            <w:tcW w:w="1620" w:type="dxa"/>
          </w:tcPr>
          <w:p w14:paraId="1F136E18"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District</w:t>
            </w:r>
          </w:p>
        </w:tc>
        <w:tc>
          <w:tcPr>
            <w:tcW w:w="1471" w:type="dxa"/>
          </w:tcPr>
          <w:p w14:paraId="4773542D"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No of SHGs</w:t>
            </w:r>
          </w:p>
        </w:tc>
        <w:tc>
          <w:tcPr>
            <w:tcW w:w="1600" w:type="dxa"/>
          </w:tcPr>
          <w:p w14:paraId="2E712ACD"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 xml:space="preserve">No of Youth </w:t>
            </w:r>
          </w:p>
        </w:tc>
        <w:tc>
          <w:tcPr>
            <w:tcW w:w="1049" w:type="dxa"/>
          </w:tcPr>
          <w:p w14:paraId="4683B5E4"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 xml:space="preserve">Female </w:t>
            </w:r>
          </w:p>
        </w:tc>
        <w:tc>
          <w:tcPr>
            <w:tcW w:w="1048" w:type="dxa"/>
          </w:tcPr>
          <w:p w14:paraId="45E5C73E"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PWD</w:t>
            </w:r>
          </w:p>
        </w:tc>
        <w:tc>
          <w:tcPr>
            <w:tcW w:w="985" w:type="dxa"/>
          </w:tcPr>
          <w:p w14:paraId="1B196014"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No of SHGs</w:t>
            </w:r>
          </w:p>
        </w:tc>
        <w:tc>
          <w:tcPr>
            <w:tcW w:w="986" w:type="dxa"/>
          </w:tcPr>
          <w:p w14:paraId="3787AED7"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 xml:space="preserve">No of Youth </w:t>
            </w:r>
          </w:p>
        </w:tc>
        <w:tc>
          <w:tcPr>
            <w:tcW w:w="1049" w:type="dxa"/>
          </w:tcPr>
          <w:p w14:paraId="6B4B4432"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 xml:space="preserve">Female </w:t>
            </w:r>
          </w:p>
        </w:tc>
        <w:tc>
          <w:tcPr>
            <w:tcW w:w="984" w:type="dxa"/>
          </w:tcPr>
          <w:p w14:paraId="4184270D" w14:textId="77777777" w:rsidR="003B53E4" w:rsidRPr="006552A4" w:rsidRDefault="003B53E4" w:rsidP="003B53E4">
            <w:pPr>
              <w:jc w:val="both"/>
              <w:rPr>
                <w:rFonts w:ascii="Gill Sans MT" w:hAnsi="Gill Sans MT"/>
                <w:b/>
                <w:bCs/>
                <w:color w:val="141413"/>
                <w:sz w:val="24"/>
                <w:szCs w:val="24"/>
              </w:rPr>
            </w:pPr>
            <w:r w:rsidRPr="006552A4">
              <w:rPr>
                <w:rFonts w:ascii="Gill Sans MT" w:hAnsi="Gill Sans MT"/>
                <w:b/>
                <w:bCs/>
                <w:color w:val="141413"/>
                <w:sz w:val="24"/>
                <w:szCs w:val="24"/>
              </w:rPr>
              <w:t>PWD</w:t>
            </w:r>
          </w:p>
        </w:tc>
      </w:tr>
      <w:tr w:rsidR="003B53E4" w:rsidRPr="006552A4" w14:paraId="35ACE6DD" w14:textId="77777777" w:rsidTr="003B53E4">
        <w:tc>
          <w:tcPr>
            <w:tcW w:w="1620" w:type="dxa"/>
          </w:tcPr>
          <w:p w14:paraId="3E690930" w14:textId="77777777" w:rsidR="009337EA" w:rsidRDefault="00000000">
            <w:r>
              <w:t>Iganga</w:t>
            </w:r>
          </w:p>
        </w:tc>
        <w:tc>
          <w:tcPr>
            <w:tcW w:w="1471" w:type="dxa"/>
          </w:tcPr>
          <w:p w14:paraId="5E9258D1" w14:textId="77777777" w:rsidR="009337EA" w:rsidRDefault="00655F3A">
            <w:r>
              <w:t>{{prof.m.iganga.shgs}}</w:t>
            </w:r>
          </w:p>
        </w:tc>
        <w:tc>
          <w:tcPr>
            <w:tcW w:w="1600" w:type="dxa"/>
          </w:tcPr>
          <w:p w14:paraId="2F6636B9" w14:textId="77777777" w:rsidR="009337EA" w:rsidRDefault="00655F3A">
            <w:r>
              <w:t>{{prof.m.iganga.youth}}</w:t>
            </w:r>
          </w:p>
        </w:tc>
        <w:tc>
          <w:tcPr>
            <w:tcW w:w="1049" w:type="dxa"/>
          </w:tcPr>
          <w:p w14:paraId="7F4E2727" w14:textId="77777777" w:rsidR="009337EA" w:rsidRDefault="00000000">
            <w:r>
              <w:t>{{prof.m.iganga.female}}</w:t>
            </w:r>
          </w:p>
        </w:tc>
        <w:tc>
          <w:tcPr>
            <w:tcW w:w="1048" w:type="dxa"/>
          </w:tcPr>
          <w:p w14:paraId="7440FC19" w14:textId="77777777" w:rsidR="009337EA" w:rsidRDefault="00655F3A">
            <w:r>
              <w:t>{{prof.m.iganga.pwd}}</w:t>
            </w:r>
          </w:p>
        </w:tc>
        <w:tc>
          <w:tcPr>
            <w:tcW w:w="985" w:type="dxa"/>
          </w:tcPr>
          <w:p w14:paraId="7C1451E0" w14:textId="77777777" w:rsidR="009337EA" w:rsidRDefault="00F7271B">
            <w:r>
              <w:t>{{prof.q.iganga.shgs}}</w:t>
            </w:r>
          </w:p>
        </w:tc>
        <w:tc>
          <w:tcPr>
            <w:tcW w:w="986" w:type="dxa"/>
          </w:tcPr>
          <w:p w14:paraId="3295F5E3" w14:textId="77777777" w:rsidR="009337EA" w:rsidRDefault="00F7271B">
            <w:r>
              <w:t>{{prof.q.iganga.youth}}</w:t>
            </w:r>
          </w:p>
        </w:tc>
        <w:tc>
          <w:tcPr>
            <w:tcW w:w="1049" w:type="dxa"/>
          </w:tcPr>
          <w:p w14:paraId="3E06D484" w14:textId="77777777" w:rsidR="009337EA" w:rsidRDefault="00F7271B">
            <w:r>
              <w:t>{{prof.q.iganga.female}}</w:t>
            </w:r>
          </w:p>
        </w:tc>
        <w:tc>
          <w:tcPr>
            <w:tcW w:w="984" w:type="dxa"/>
          </w:tcPr>
          <w:p w14:paraId="271397A2" w14:textId="77777777" w:rsidR="009337EA" w:rsidRDefault="00F7271B">
            <w:r>
              <w:t>{{prof.q.iganga.pwd}}</w:t>
            </w:r>
          </w:p>
        </w:tc>
      </w:tr>
      <w:tr w:rsidR="003B53E4" w:rsidRPr="006552A4" w14:paraId="7D2131ED" w14:textId="77777777" w:rsidTr="003B53E4">
        <w:tc>
          <w:tcPr>
            <w:tcW w:w="1620" w:type="dxa"/>
          </w:tcPr>
          <w:p w14:paraId="45216AED" w14:textId="77777777" w:rsidR="009337EA" w:rsidRDefault="00000000">
            <w:r>
              <w:t>Jinja</w:t>
            </w:r>
          </w:p>
        </w:tc>
        <w:tc>
          <w:tcPr>
            <w:tcW w:w="1471" w:type="dxa"/>
          </w:tcPr>
          <w:p w14:paraId="2E0FDA3E" w14:textId="77777777" w:rsidR="009337EA" w:rsidRDefault="0006513D">
            <w:r>
              <w:t>{{prof.m.jinja.shgs}}</w:t>
            </w:r>
          </w:p>
        </w:tc>
        <w:tc>
          <w:tcPr>
            <w:tcW w:w="1600" w:type="dxa"/>
          </w:tcPr>
          <w:p w14:paraId="313455B0" w14:textId="77777777" w:rsidR="009337EA" w:rsidRDefault="0006513D">
            <w:r>
              <w:t>{{prof.m.jinja.youth}}</w:t>
            </w:r>
          </w:p>
        </w:tc>
        <w:tc>
          <w:tcPr>
            <w:tcW w:w="1049" w:type="dxa"/>
          </w:tcPr>
          <w:p w14:paraId="3FC8209F" w14:textId="77777777" w:rsidR="009337EA" w:rsidRDefault="0006513D">
            <w:r>
              <w:t>{{prof.m.jinja.female}}</w:t>
            </w:r>
          </w:p>
        </w:tc>
        <w:tc>
          <w:tcPr>
            <w:tcW w:w="1048" w:type="dxa"/>
          </w:tcPr>
          <w:p w14:paraId="7B984BE0" w14:textId="77777777" w:rsidR="009337EA" w:rsidRDefault="0006513D">
            <w:r>
              <w:t>{{prof.m.jinja.pwd}}</w:t>
            </w:r>
          </w:p>
        </w:tc>
        <w:tc>
          <w:tcPr>
            <w:tcW w:w="985" w:type="dxa"/>
          </w:tcPr>
          <w:p w14:paraId="1CA3C198" w14:textId="77777777" w:rsidR="009337EA" w:rsidRDefault="00F7271B">
            <w:r>
              <w:t>{{prof.q.jinja.shgs}}</w:t>
            </w:r>
          </w:p>
        </w:tc>
        <w:tc>
          <w:tcPr>
            <w:tcW w:w="986" w:type="dxa"/>
          </w:tcPr>
          <w:p w14:paraId="5146A960" w14:textId="77777777" w:rsidR="009337EA" w:rsidRDefault="00F7271B">
            <w:r>
              <w:t>{{prof.q.jinja.youth}}</w:t>
            </w:r>
          </w:p>
        </w:tc>
        <w:tc>
          <w:tcPr>
            <w:tcW w:w="1049" w:type="dxa"/>
          </w:tcPr>
          <w:p w14:paraId="1EDCBAD1" w14:textId="77777777" w:rsidR="009337EA" w:rsidRDefault="00F7271B">
            <w:r>
              <w:t>{{prof.q.jinja.female}}</w:t>
            </w:r>
          </w:p>
        </w:tc>
        <w:tc>
          <w:tcPr>
            <w:tcW w:w="984" w:type="dxa"/>
          </w:tcPr>
          <w:p w14:paraId="14F7AFD5" w14:textId="77777777" w:rsidR="009337EA" w:rsidRDefault="00F7271B">
            <w:r>
              <w:t>{{prof.q.jinja.pwd}}</w:t>
            </w:r>
          </w:p>
        </w:tc>
      </w:tr>
      <w:tr w:rsidR="003B53E4" w:rsidRPr="006552A4" w14:paraId="5E532A69" w14:textId="77777777" w:rsidTr="003B53E4">
        <w:tc>
          <w:tcPr>
            <w:tcW w:w="1620" w:type="dxa"/>
          </w:tcPr>
          <w:p w14:paraId="7D855019" w14:textId="77777777" w:rsidR="009337EA" w:rsidRDefault="00000000">
            <w:r>
              <w:t>Mayuge</w:t>
            </w:r>
          </w:p>
        </w:tc>
        <w:tc>
          <w:tcPr>
            <w:tcW w:w="1471" w:type="dxa"/>
          </w:tcPr>
          <w:p w14:paraId="7E5ECAC9" w14:textId="77777777" w:rsidR="009337EA" w:rsidRDefault="0006513D">
            <w:r>
              <w:t>{{prof.m.mayuge.shgs}}</w:t>
            </w:r>
          </w:p>
        </w:tc>
        <w:tc>
          <w:tcPr>
            <w:tcW w:w="1600" w:type="dxa"/>
          </w:tcPr>
          <w:p w14:paraId="15967D07" w14:textId="77777777" w:rsidR="009337EA" w:rsidRDefault="0006513D">
            <w:r>
              <w:t>{{prof.m.mayuge.youth}}</w:t>
            </w:r>
          </w:p>
        </w:tc>
        <w:tc>
          <w:tcPr>
            <w:tcW w:w="1049" w:type="dxa"/>
          </w:tcPr>
          <w:p w14:paraId="494740B2" w14:textId="77777777" w:rsidR="009337EA" w:rsidRDefault="0006513D">
            <w:r>
              <w:t>{{prof.m.mayuge.female}}</w:t>
            </w:r>
          </w:p>
        </w:tc>
        <w:tc>
          <w:tcPr>
            <w:tcW w:w="1048" w:type="dxa"/>
          </w:tcPr>
          <w:p w14:paraId="4D89CD9F" w14:textId="77777777" w:rsidR="009337EA" w:rsidRDefault="0006513D">
            <w:r>
              <w:t>{{prof.m.mayuge.pwd}}</w:t>
            </w:r>
          </w:p>
        </w:tc>
        <w:tc>
          <w:tcPr>
            <w:tcW w:w="985" w:type="dxa"/>
          </w:tcPr>
          <w:p w14:paraId="3AA22840" w14:textId="77777777" w:rsidR="009337EA" w:rsidRDefault="00F7271B">
            <w:r>
              <w:t>{{prof.q.mayuge.shgs}}</w:t>
            </w:r>
          </w:p>
        </w:tc>
        <w:tc>
          <w:tcPr>
            <w:tcW w:w="986" w:type="dxa"/>
          </w:tcPr>
          <w:p w14:paraId="79EEF0C5" w14:textId="77777777" w:rsidR="009337EA" w:rsidRDefault="00F7271B">
            <w:r>
              <w:t>{{prof.q.mayuge.youth}}</w:t>
            </w:r>
          </w:p>
        </w:tc>
        <w:tc>
          <w:tcPr>
            <w:tcW w:w="1049" w:type="dxa"/>
          </w:tcPr>
          <w:p w14:paraId="5E97A762" w14:textId="77777777" w:rsidR="009337EA" w:rsidRDefault="00F7271B">
            <w:r>
              <w:t>{{prof.q.mayuge.female}}</w:t>
            </w:r>
          </w:p>
        </w:tc>
        <w:tc>
          <w:tcPr>
            <w:tcW w:w="984" w:type="dxa"/>
          </w:tcPr>
          <w:p w14:paraId="7AFD3124" w14:textId="77777777" w:rsidR="009337EA" w:rsidRDefault="00F7271B">
            <w:r>
              <w:t>{{prof.q.mayuge.pwd}}</w:t>
            </w:r>
          </w:p>
        </w:tc>
      </w:tr>
      <w:tr w:rsidR="003B53E4" w:rsidRPr="006552A4" w14:paraId="40FAD40F" w14:textId="77777777" w:rsidTr="003B53E4">
        <w:tc>
          <w:tcPr>
            <w:tcW w:w="1620" w:type="dxa"/>
          </w:tcPr>
          <w:p w14:paraId="378EF38F" w14:textId="77777777" w:rsidR="009337EA" w:rsidRDefault="00000000">
            <w:r>
              <w:t>Luuka</w:t>
            </w:r>
          </w:p>
        </w:tc>
        <w:tc>
          <w:tcPr>
            <w:tcW w:w="1471" w:type="dxa"/>
          </w:tcPr>
          <w:p w14:paraId="022280A2" w14:textId="77777777" w:rsidR="009337EA" w:rsidRDefault="00000000">
            <w:r>
              <w:t>{{prof.m.luuka.shgs}}</w:t>
            </w:r>
          </w:p>
        </w:tc>
        <w:tc>
          <w:tcPr>
            <w:tcW w:w="1600" w:type="dxa"/>
          </w:tcPr>
          <w:p w14:paraId="00AD6580" w14:textId="77777777" w:rsidR="009337EA" w:rsidRDefault="00F7271B">
            <w:r>
              <w:t>{{prof.m.luuka.youth}}</w:t>
            </w:r>
          </w:p>
        </w:tc>
        <w:tc>
          <w:tcPr>
            <w:tcW w:w="1049" w:type="dxa"/>
          </w:tcPr>
          <w:p w14:paraId="171B9E25" w14:textId="77777777" w:rsidR="009337EA" w:rsidRDefault="00000000">
            <w:r>
              <w:t>{{prof.m.luuka.female}}</w:t>
            </w:r>
          </w:p>
        </w:tc>
        <w:tc>
          <w:tcPr>
            <w:tcW w:w="1048" w:type="dxa"/>
          </w:tcPr>
          <w:p w14:paraId="198EB639" w14:textId="77777777" w:rsidR="009337EA" w:rsidRDefault="00F7271B">
            <w:r>
              <w:t>{{prof.m.luuka.pwd}}</w:t>
            </w:r>
          </w:p>
        </w:tc>
        <w:tc>
          <w:tcPr>
            <w:tcW w:w="985" w:type="dxa"/>
          </w:tcPr>
          <w:p w14:paraId="12F165AF" w14:textId="77777777" w:rsidR="009337EA" w:rsidRDefault="00F7271B">
            <w:r>
              <w:t>{{prof.q.luuka.shgs}}</w:t>
            </w:r>
          </w:p>
        </w:tc>
        <w:tc>
          <w:tcPr>
            <w:tcW w:w="986" w:type="dxa"/>
          </w:tcPr>
          <w:p w14:paraId="51D6A05A" w14:textId="77777777" w:rsidR="009337EA" w:rsidRDefault="00F7271B">
            <w:r>
              <w:t>{{prof.q.luuka.youth}}</w:t>
            </w:r>
          </w:p>
        </w:tc>
        <w:tc>
          <w:tcPr>
            <w:tcW w:w="1049" w:type="dxa"/>
          </w:tcPr>
          <w:p w14:paraId="31D28E6B" w14:textId="77777777" w:rsidR="009337EA" w:rsidRDefault="00F7271B">
            <w:r>
              <w:t>{{prof.q.luuka.female}}</w:t>
            </w:r>
          </w:p>
        </w:tc>
        <w:tc>
          <w:tcPr>
            <w:tcW w:w="984" w:type="dxa"/>
          </w:tcPr>
          <w:p w14:paraId="75AE763C" w14:textId="77777777" w:rsidR="009337EA" w:rsidRDefault="00F7271B">
            <w:r>
              <w:t>{{prof.q.luuka.pwd}}</w:t>
            </w:r>
          </w:p>
        </w:tc>
      </w:tr>
      <w:tr w:rsidR="00A2248B" w:rsidRPr="006552A4" w14:paraId="2A07685E" w14:textId="77777777" w:rsidTr="003B53E4">
        <w:tc>
          <w:tcPr>
            <w:tcW w:w="1620" w:type="dxa"/>
          </w:tcPr>
          <w:p w14:paraId="71A60B74" w14:textId="77777777" w:rsidR="009337EA" w:rsidRDefault="00000000">
            <w:r>
              <w:t>Overall total</w:t>
            </w:r>
          </w:p>
        </w:tc>
        <w:tc>
          <w:tcPr>
            <w:tcW w:w="1471" w:type="dxa"/>
          </w:tcPr>
          <w:p w14:paraId="0A125056" w14:textId="77777777" w:rsidR="005A32D4" w:rsidRDefault="00000000">
            <w:r>
              <w:t>{{prof.m.total.shgs}}</w:t>
            </w:r>
          </w:p>
        </w:tc>
        <w:tc>
          <w:tcPr>
            <w:tcW w:w="1600" w:type="dxa"/>
          </w:tcPr>
          <w:p w14:paraId="7BA0BBFF" w14:textId="77777777" w:rsidR="005A32D4" w:rsidRDefault="00000000">
            <w:r>
              <w:t>{{prof.m.total.youth}}</w:t>
            </w:r>
          </w:p>
        </w:tc>
        <w:tc>
          <w:tcPr>
            <w:tcW w:w="1049" w:type="dxa"/>
          </w:tcPr>
          <w:p w14:paraId="60590DC9" w14:textId="77777777" w:rsidR="005A32D4" w:rsidRDefault="00000000">
            <w:r>
              <w:t>{{prof.m.total.female}}</w:t>
            </w:r>
          </w:p>
        </w:tc>
        <w:tc>
          <w:tcPr>
            <w:tcW w:w="1048" w:type="dxa"/>
          </w:tcPr>
          <w:p w14:paraId="5372C471" w14:textId="77777777" w:rsidR="005A32D4" w:rsidRDefault="00000000">
            <w:r>
              <w:t>{{prof.m.total.pwd}}</w:t>
            </w:r>
          </w:p>
        </w:tc>
        <w:tc>
          <w:tcPr>
            <w:tcW w:w="985" w:type="dxa"/>
          </w:tcPr>
          <w:p w14:paraId="74E6F685" w14:textId="77777777" w:rsidR="005A32D4" w:rsidRDefault="00000000">
            <w:r>
              <w:t>{{prof.q.total.shgs}}</w:t>
            </w:r>
          </w:p>
        </w:tc>
        <w:tc>
          <w:tcPr>
            <w:tcW w:w="986" w:type="dxa"/>
          </w:tcPr>
          <w:p w14:paraId="5B8C337E" w14:textId="77777777" w:rsidR="005A32D4" w:rsidRDefault="00000000">
            <w:r>
              <w:t>{{prof.q.total.youth}}</w:t>
            </w:r>
          </w:p>
        </w:tc>
        <w:tc>
          <w:tcPr>
            <w:tcW w:w="1049" w:type="dxa"/>
          </w:tcPr>
          <w:p w14:paraId="2CA04742" w14:textId="77777777" w:rsidR="005A32D4" w:rsidRDefault="00000000">
            <w:r>
              <w:t>{{prof.q.total.female}}</w:t>
            </w:r>
          </w:p>
        </w:tc>
        <w:tc>
          <w:tcPr>
            <w:tcW w:w="984" w:type="dxa"/>
          </w:tcPr>
          <w:p w14:paraId="1BDA8AB1" w14:textId="77777777" w:rsidR="005A32D4" w:rsidRDefault="00000000">
            <w:r>
              <w:t>{{prof.q.total.pwd}}</w:t>
            </w:r>
          </w:p>
        </w:tc>
      </w:tr>
    </w:tbl>
    <w:p w14:paraId="793B9D3C" w14:textId="77777777" w:rsidR="00866DE8" w:rsidRPr="006552A4" w:rsidRDefault="00866DE8" w:rsidP="00704A0A">
      <w:pPr>
        <w:pBdr>
          <w:top w:val="nil"/>
          <w:left w:val="nil"/>
          <w:bottom w:val="nil"/>
          <w:right w:val="nil"/>
          <w:between w:val="nil"/>
        </w:pBdr>
        <w:spacing w:after="0" w:line="240" w:lineRule="auto"/>
        <w:ind w:left="-2"/>
        <w:jc w:val="both"/>
        <w:rPr>
          <w:rFonts w:ascii="Gill Sans MT" w:hAnsi="Gill Sans MT"/>
          <w:color w:val="141413"/>
          <w:sz w:val="24"/>
          <w:szCs w:val="24"/>
        </w:rPr>
      </w:pPr>
    </w:p>
    <w:p w14:paraId="7F0C04BF" w14:textId="77777777" w:rsidR="00934405" w:rsidRDefault="00934405" w:rsidP="002226DE">
      <w:pPr>
        <w:pBdr>
          <w:top w:val="nil"/>
          <w:left w:val="nil"/>
          <w:bottom w:val="nil"/>
          <w:right w:val="nil"/>
          <w:between w:val="nil"/>
        </w:pBdr>
        <w:spacing w:after="0" w:line="240" w:lineRule="auto"/>
        <w:jc w:val="both"/>
        <w:rPr>
          <w:rFonts w:ascii="Gill Sans MT" w:hAnsi="Gill Sans MT"/>
          <w:b/>
          <w:bCs/>
          <w:color w:val="141413"/>
          <w:sz w:val="24"/>
          <w:szCs w:val="24"/>
        </w:rPr>
      </w:pPr>
    </w:p>
    <w:p w14:paraId="0B1F20A1" w14:textId="77777777" w:rsidR="006552A4" w:rsidRDefault="006552A4" w:rsidP="00C03890">
      <w:pPr>
        <w:pBdr>
          <w:top w:val="nil"/>
          <w:left w:val="nil"/>
          <w:bottom w:val="nil"/>
          <w:right w:val="nil"/>
          <w:between w:val="nil"/>
        </w:pBdr>
        <w:spacing w:after="0" w:line="240" w:lineRule="auto"/>
        <w:ind w:left="-2"/>
        <w:jc w:val="both"/>
        <w:rPr>
          <w:rFonts w:ascii="Gill Sans MT" w:hAnsi="Gill Sans MT"/>
          <w:b/>
          <w:bCs/>
          <w:color w:val="141413"/>
          <w:sz w:val="24"/>
          <w:szCs w:val="24"/>
        </w:rPr>
      </w:pPr>
    </w:p>
    <w:p w14:paraId="44338319" w14:textId="77777777" w:rsidR="006552A4" w:rsidRDefault="006552A4" w:rsidP="00C03890">
      <w:pPr>
        <w:pBdr>
          <w:top w:val="nil"/>
          <w:left w:val="nil"/>
          <w:bottom w:val="nil"/>
          <w:right w:val="nil"/>
          <w:between w:val="nil"/>
        </w:pBdr>
        <w:spacing w:after="0" w:line="240" w:lineRule="auto"/>
        <w:ind w:left="-2"/>
        <w:jc w:val="both"/>
        <w:rPr>
          <w:rFonts w:ascii="Gill Sans MT" w:hAnsi="Gill Sans MT"/>
          <w:b/>
          <w:bCs/>
          <w:color w:val="141413"/>
          <w:sz w:val="24"/>
          <w:szCs w:val="24"/>
        </w:rPr>
      </w:pPr>
    </w:p>
    <w:p w14:paraId="07394248" w14:textId="77777777" w:rsidR="008928B8" w:rsidRPr="004E0EDC" w:rsidRDefault="008928B8" w:rsidP="00C03890">
      <w:pPr>
        <w:pBdr>
          <w:top w:val="nil"/>
          <w:left w:val="nil"/>
          <w:bottom w:val="nil"/>
          <w:right w:val="nil"/>
          <w:between w:val="nil"/>
        </w:pBdr>
        <w:spacing w:after="0" w:line="240" w:lineRule="auto"/>
        <w:ind w:left="-2"/>
        <w:jc w:val="both"/>
        <w:rPr>
          <w:rFonts w:ascii="Gill Sans MT" w:hAnsi="Gill Sans MT"/>
          <w:b/>
          <w:bCs/>
          <w:color w:val="141413"/>
          <w:sz w:val="24"/>
          <w:szCs w:val="24"/>
        </w:rPr>
      </w:pPr>
      <w:r w:rsidRPr="004E0EDC">
        <w:rPr>
          <w:rFonts w:ascii="Gill Sans MT" w:hAnsi="Gill Sans MT"/>
          <w:b/>
          <w:bCs/>
          <w:color w:val="141413"/>
          <w:sz w:val="24"/>
          <w:szCs w:val="24"/>
        </w:rPr>
        <w:t>Output 1.3: Appropriate soft, technical, and agribusiness skills delivered</w:t>
      </w:r>
    </w:p>
    <w:p w14:paraId="3AB082B9" w14:textId="77777777" w:rsidR="004A292A" w:rsidRPr="004E0EDC" w:rsidRDefault="004A292A" w:rsidP="004A292A">
      <w:pPr>
        <w:pBdr>
          <w:top w:val="nil"/>
          <w:left w:val="nil"/>
          <w:bottom w:val="nil"/>
          <w:right w:val="nil"/>
          <w:between w:val="nil"/>
        </w:pBdr>
        <w:spacing w:after="0" w:line="240" w:lineRule="auto"/>
        <w:ind w:left="-2"/>
        <w:jc w:val="both"/>
        <w:rPr>
          <w:rFonts w:ascii="Gill Sans MT" w:hAnsi="Gill Sans MT"/>
          <w:b/>
          <w:bCs/>
          <w:color w:val="141413"/>
          <w:sz w:val="24"/>
          <w:szCs w:val="24"/>
        </w:rPr>
      </w:pPr>
      <w:r w:rsidRPr="004E0EDC">
        <w:rPr>
          <w:rFonts w:ascii="Gill Sans MT" w:hAnsi="Gill Sans MT"/>
          <w:b/>
          <w:bCs/>
          <w:color w:val="141413"/>
          <w:sz w:val="24"/>
          <w:szCs w:val="24"/>
        </w:rPr>
        <w:t>1.3.2</w:t>
      </w:r>
      <w:r w:rsidRPr="004E0EDC">
        <w:rPr>
          <w:rFonts w:ascii="Gill Sans MT" w:hAnsi="Gill Sans MT"/>
          <w:b/>
          <w:bCs/>
          <w:color w:val="141413"/>
          <w:sz w:val="24"/>
          <w:szCs w:val="24"/>
        </w:rPr>
        <w:tab/>
        <w:t>Provide soft, technical, and agribusiness skills</w:t>
      </w:r>
    </w:p>
    <w:p w14:paraId="2093C063" w14:textId="77777777" w:rsidR="009F5DC5" w:rsidRDefault="009F5DC5" w:rsidP="001F38FC">
      <w:pPr>
        <w:spacing w:after="0" w:line="240" w:lineRule="auto"/>
        <w:jc w:val="both"/>
        <w:rPr>
          <w:rFonts w:ascii="Gill Sans MT" w:hAnsi="Gill Sans MT"/>
          <w:b/>
          <w:bCs/>
          <w:color w:val="141413"/>
          <w:sz w:val="24"/>
          <w:szCs w:val="24"/>
        </w:rPr>
      </w:pPr>
    </w:p>
    <w:p w14:paraId="5F484CE3" w14:textId="77777777" w:rsidR="001F38FC" w:rsidRPr="004E0EDC" w:rsidRDefault="00513DAC" w:rsidP="001F38FC">
      <w:pPr>
        <w:spacing w:after="0" w:line="240" w:lineRule="auto"/>
        <w:jc w:val="both"/>
        <w:rPr>
          <w:ins w:id="5" w:author="Charles Ochom" w:date="2025-05-12T09:20:00Z" w16du:dateUtc="2025-05-12T06:20:00Z"/>
          <w:rFonts w:ascii="Gill Sans MT" w:hAnsi="Gill Sans MT" w:cs="Times New Roman"/>
          <w:b/>
          <w:bCs/>
          <w:color w:val="141413"/>
          <w:sz w:val="24"/>
          <w:szCs w:val="24"/>
        </w:rPr>
      </w:pPr>
      <w:r>
        <w:rPr>
          <w:rFonts w:ascii="Gill Sans MT" w:hAnsi="Gill Sans MT" w:cs="Times New Roman"/>
          <w:b/>
          <w:bCs/>
          <w:color w:val="141413"/>
          <w:sz w:val="24"/>
          <w:szCs w:val="24"/>
        </w:rPr>
        <w:t xml:space="preserve">VBHCD (Heifer Cornerstone, </w:t>
      </w:r>
      <w:r w:rsidR="001F38FC" w:rsidRPr="004E0EDC">
        <w:rPr>
          <w:rFonts w:ascii="Gill Sans MT" w:hAnsi="Gill Sans MT" w:cs="Times New Roman"/>
          <w:b/>
          <w:bCs/>
          <w:color w:val="141413"/>
          <w:sz w:val="24"/>
          <w:szCs w:val="24"/>
        </w:rPr>
        <w:t>Group Dynamics and Leadership Training</w:t>
      </w:r>
    </w:p>
    <w:p w14:paraId="73BA7FC5" w14:textId="77777777" w:rsidR="001F38FC" w:rsidRDefault="004F50AF" w:rsidP="008173E4">
      <w:pPr>
        <w:spacing w:after="0" w:line="240" w:lineRule="auto"/>
        <w:jc w:val="both"/>
        <w:rPr>
          <w:rFonts w:ascii="Gill Sans MT" w:hAnsi="Gill Sans MT" w:cs="Times New Roman"/>
          <w:color w:val="141413"/>
          <w:sz w:val="24"/>
          <w:szCs w:val="24"/>
        </w:rPr>
      </w:pPr>
      <w:r>
        <w:t>Detailed disaggregation for this subsection was not provided in the June performance source report used to populate this template.</w:t>
      </w:r>
    </w:p>
    <w:p w14:paraId="54C4AA91" w14:textId="77777777" w:rsidR="00513DAC" w:rsidRDefault="00513DAC" w:rsidP="008173E4">
      <w:pPr>
        <w:spacing w:after="0" w:line="240" w:lineRule="auto"/>
        <w:jc w:val="both"/>
        <w:rPr>
          <w:rFonts w:ascii="Gill Sans MT" w:hAnsi="Gill Sans MT" w:cs="Times New Roman"/>
          <w:color w:val="141413"/>
          <w:sz w:val="24"/>
          <w:szCs w:val="24"/>
        </w:rPr>
      </w:pPr>
    </w:p>
    <w:p w14:paraId="17D05C36" w14:textId="77777777" w:rsidR="00E2596E" w:rsidRDefault="00E2596E" w:rsidP="008173E4">
      <w:pPr>
        <w:spacing w:after="0" w:line="240" w:lineRule="auto"/>
        <w:jc w:val="both"/>
        <w:rPr>
          <w:rFonts w:ascii="Gill Sans MT" w:hAnsi="Gill Sans MT" w:cs="Times New Roman"/>
          <w:b/>
          <w:bCs/>
          <w:i/>
          <w:iCs/>
          <w:color w:val="141413"/>
          <w:sz w:val="24"/>
          <w:szCs w:val="24"/>
        </w:rPr>
      </w:pPr>
      <w:r w:rsidRPr="00E2596E">
        <w:rPr>
          <w:rFonts w:ascii="Gill Sans MT" w:hAnsi="Gill Sans MT" w:cs="Times New Roman"/>
          <w:b/>
          <w:bCs/>
          <w:i/>
          <w:iCs/>
          <w:color w:val="141413"/>
          <w:sz w:val="24"/>
          <w:szCs w:val="24"/>
        </w:rPr>
        <w:t xml:space="preserve">Table showing </w:t>
      </w:r>
      <w:r w:rsidR="009409E9">
        <w:rPr>
          <w:rFonts w:ascii="Gill Sans MT" w:hAnsi="Gill Sans MT" w:cs="Times New Roman"/>
          <w:b/>
          <w:bCs/>
          <w:i/>
          <w:iCs/>
          <w:color w:val="141413"/>
          <w:sz w:val="24"/>
          <w:szCs w:val="24"/>
        </w:rPr>
        <w:t xml:space="preserve">Heifer cornerstones, </w:t>
      </w:r>
      <w:r w:rsidRPr="00E2596E">
        <w:rPr>
          <w:rFonts w:ascii="Gill Sans MT" w:hAnsi="Gill Sans MT" w:cs="Times New Roman"/>
          <w:b/>
          <w:bCs/>
          <w:i/>
          <w:iCs/>
          <w:color w:val="141413"/>
          <w:sz w:val="24"/>
          <w:szCs w:val="24"/>
        </w:rPr>
        <w:t>group dynamics and leadership training breakdown per district</w:t>
      </w:r>
    </w:p>
    <w:p w14:paraId="2F6E4DCC" w14:textId="77777777" w:rsidR="00E2596E" w:rsidRPr="00E2596E" w:rsidRDefault="00E2596E" w:rsidP="008173E4">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98"/>
        <w:gridCol w:w="1701"/>
        <w:gridCol w:w="1276"/>
        <w:gridCol w:w="992"/>
        <w:gridCol w:w="1985"/>
        <w:gridCol w:w="1843"/>
        <w:gridCol w:w="1275"/>
      </w:tblGrid>
      <w:tr w:rsidR="003B53E4" w:rsidRPr="00350D76" w14:paraId="4E79FC82" w14:textId="77777777" w:rsidTr="003B53E4">
        <w:tc>
          <w:tcPr>
            <w:tcW w:w="5667" w:type="dxa"/>
            <w:gridSpan w:val="4"/>
          </w:tcPr>
          <w:p w14:paraId="35AB5E35" w14:textId="77777777" w:rsidR="003B53E4" w:rsidRPr="009D1F55" w:rsidRDefault="00F05A9B">
            <w:pPr>
              <w:jc w:val="both"/>
              <w:rPr>
                <w:rFonts w:ascii="Gill Sans MT" w:hAnsi="Gill Sans MT"/>
                <w:b/>
                <w:bCs/>
                <w:color w:val="141413"/>
                <w:sz w:val="24"/>
                <w:szCs w:val="24"/>
              </w:rPr>
            </w:pPr>
            <w:r>
              <w:rPr>
                <w:rFonts w:ascii="Gill Sans MT" w:hAnsi="Gill Sans MT"/>
                <w:b/>
                <w:bCs/>
                <w:color w:val="141413"/>
                <w:sz w:val="24"/>
                <w:szCs w:val="24"/>
              </w:rPr>
              <w:t>June</w:t>
            </w:r>
          </w:p>
        </w:tc>
        <w:tc>
          <w:tcPr>
            <w:tcW w:w="5103" w:type="dxa"/>
            <w:gridSpan w:val="3"/>
          </w:tcPr>
          <w:p w14:paraId="0A49DB98" w14:textId="77777777" w:rsidR="003B53E4" w:rsidRPr="009D1F55"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3B53E4" w:rsidRPr="00350D76" w14:paraId="4A89E4BC" w14:textId="77777777" w:rsidTr="003B53E4">
        <w:tc>
          <w:tcPr>
            <w:tcW w:w="1698" w:type="dxa"/>
          </w:tcPr>
          <w:p w14:paraId="38D8DA19"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District</w:t>
            </w:r>
          </w:p>
        </w:tc>
        <w:tc>
          <w:tcPr>
            <w:tcW w:w="1701" w:type="dxa"/>
          </w:tcPr>
          <w:p w14:paraId="7233C6DF"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 xml:space="preserve">No of Youth </w:t>
            </w:r>
          </w:p>
        </w:tc>
        <w:tc>
          <w:tcPr>
            <w:tcW w:w="1276" w:type="dxa"/>
          </w:tcPr>
          <w:p w14:paraId="47615864"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 xml:space="preserve">Female </w:t>
            </w:r>
          </w:p>
        </w:tc>
        <w:tc>
          <w:tcPr>
            <w:tcW w:w="992" w:type="dxa"/>
          </w:tcPr>
          <w:p w14:paraId="7C88C612"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PWD</w:t>
            </w:r>
          </w:p>
        </w:tc>
        <w:tc>
          <w:tcPr>
            <w:tcW w:w="1985" w:type="dxa"/>
          </w:tcPr>
          <w:p w14:paraId="2623A743"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 xml:space="preserve">No of Youth </w:t>
            </w:r>
          </w:p>
        </w:tc>
        <w:tc>
          <w:tcPr>
            <w:tcW w:w="1843" w:type="dxa"/>
          </w:tcPr>
          <w:p w14:paraId="40D47F98"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 xml:space="preserve">Female </w:t>
            </w:r>
          </w:p>
        </w:tc>
        <w:tc>
          <w:tcPr>
            <w:tcW w:w="1275" w:type="dxa"/>
          </w:tcPr>
          <w:p w14:paraId="332FC449" w14:textId="77777777" w:rsidR="003B53E4" w:rsidRPr="009D1F55" w:rsidRDefault="003B53E4" w:rsidP="003B53E4">
            <w:pPr>
              <w:jc w:val="both"/>
              <w:rPr>
                <w:rFonts w:ascii="Gill Sans MT" w:hAnsi="Gill Sans MT"/>
                <w:b/>
                <w:bCs/>
                <w:color w:val="141413"/>
                <w:sz w:val="24"/>
                <w:szCs w:val="24"/>
              </w:rPr>
            </w:pPr>
            <w:r w:rsidRPr="009D1F55">
              <w:rPr>
                <w:rFonts w:ascii="Gill Sans MT" w:hAnsi="Gill Sans MT"/>
                <w:b/>
                <w:bCs/>
                <w:color w:val="141413"/>
                <w:sz w:val="24"/>
                <w:szCs w:val="24"/>
              </w:rPr>
              <w:t>PWD</w:t>
            </w:r>
          </w:p>
        </w:tc>
      </w:tr>
      <w:tr w:rsidR="003B53E4" w14:paraId="50940C2A" w14:textId="77777777" w:rsidTr="003B53E4">
        <w:tc>
          <w:tcPr>
            <w:tcW w:w="1698" w:type="dxa"/>
          </w:tcPr>
          <w:p w14:paraId="2718CD53" w14:textId="77777777" w:rsidR="003B53E4" w:rsidRPr="009D1F55" w:rsidRDefault="003B53E4">
            <w:pPr>
              <w:jc w:val="both"/>
              <w:rPr>
                <w:rFonts w:ascii="Gill Sans MT" w:hAnsi="Gill Sans MT"/>
                <w:color w:val="141413"/>
                <w:sz w:val="24"/>
                <w:szCs w:val="24"/>
              </w:rPr>
            </w:pPr>
            <w:r w:rsidRPr="009D1F55">
              <w:rPr>
                <w:rFonts w:ascii="Gill Sans MT" w:hAnsi="Gill Sans MT"/>
                <w:color w:val="141413"/>
                <w:sz w:val="24"/>
                <w:szCs w:val="24"/>
              </w:rPr>
              <w:t xml:space="preserve">Iganga </w:t>
            </w:r>
          </w:p>
        </w:tc>
        <w:tc>
          <w:tcPr>
            <w:tcW w:w="1701" w:type="dxa"/>
          </w:tcPr>
          <w:p w14:paraId="7D89B87F" w14:textId="77777777" w:rsidR="009337EA" w:rsidRDefault="0003565B">
            <w:r>
              <w:t>{{vbhcd.m.iganga.youth}}</w:t>
            </w:r>
          </w:p>
        </w:tc>
        <w:tc>
          <w:tcPr>
            <w:tcW w:w="1276" w:type="dxa"/>
          </w:tcPr>
          <w:p w14:paraId="2777EE0E" w14:textId="77777777" w:rsidR="009337EA" w:rsidRDefault="0003565B">
            <w:r>
              <w:t>{{vbhcd.m.iganga.female}}</w:t>
            </w:r>
          </w:p>
        </w:tc>
        <w:tc>
          <w:tcPr>
            <w:tcW w:w="992" w:type="dxa"/>
          </w:tcPr>
          <w:p w14:paraId="3EF443C3" w14:textId="77777777" w:rsidR="009337EA" w:rsidRDefault="0003565B">
            <w:r>
              <w:t>{{vbhcd.m.iganga.pwd}}</w:t>
            </w:r>
          </w:p>
        </w:tc>
        <w:tc>
          <w:tcPr>
            <w:tcW w:w="1985" w:type="dxa"/>
          </w:tcPr>
          <w:p w14:paraId="3BD85DEA" w14:textId="77777777" w:rsidR="009337EA" w:rsidRDefault="0003565B">
            <w:r>
              <w:t>{{vbhcd.q.iganga.youth}}</w:t>
            </w:r>
          </w:p>
        </w:tc>
        <w:tc>
          <w:tcPr>
            <w:tcW w:w="1843" w:type="dxa"/>
          </w:tcPr>
          <w:p w14:paraId="7697BE2F" w14:textId="77777777" w:rsidR="009337EA" w:rsidRDefault="0003565B">
            <w:r>
              <w:t>{{vbhcd.q.iganga.female}}</w:t>
            </w:r>
          </w:p>
        </w:tc>
        <w:tc>
          <w:tcPr>
            <w:tcW w:w="1275" w:type="dxa"/>
          </w:tcPr>
          <w:p w14:paraId="36680BA8" w14:textId="77777777" w:rsidR="009337EA" w:rsidRDefault="0003565B">
            <w:r>
              <w:t>{{vbhcd.q.iganga.pwd}}</w:t>
            </w:r>
          </w:p>
        </w:tc>
      </w:tr>
      <w:tr w:rsidR="003B53E4" w14:paraId="0D6554F8" w14:textId="77777777" w:rsidTr="003B53E4">
        <w:tc>
          <w:tcPr>
            <w:tcW w:w="1698" w:type="dxa"/>
          </w:tcPr>
          <w:p w14:paraId="5AA382D2" w14:textId="77777777" w:rsidR="003B53E4" w:rsidRPr="009D1F55" w:rsidRDefault="003B53E4">
            <w:pPr>
              <w:jc w:val="both"/>
              <w:rPr>
                <w:rFonts w:ascii="Gill Sans MT" w:hAnsi="Gill Sans MT"/>
                <w:color w:val="141413"/>
                <w:sz w:val="24"/>
                <w:szCs w:val="24"/>
              </w:rPr>
            </w:pPr>
            <w:r w:rsidRPr="009D1F55">
              <w:rPr>
                <w:rFonts w:ascii="Gill Sans MT" w:hAnsi="Gill Sans MT"/>
                <w:color w:val="141413"/>
                <w:sz w:val="24"/>
                <w:szCs w:val="24"/>
              </w:rPr>
              <w:t>Jinja</w:t>
            </w:r>
          </w:p>
        </w:tc>
        <w:tc>
          <w:tcPr>
            <w:tcW w:w="1701" w:type="dxa"/>
          </w:tcPr>
          <w:p w14:paraId="4DDE8AC7" w14:textId="77777777" w:rsidR="009337EA" w:rsidRDefault="0003565B">
            <w:r>
              <w:t>{{vbhcd.m.jinja.youth}}</w:t>
            </w:r>
          </w:p>
        </w:tc>
        <w:tc>
          <w:tcPr>
            <w:tcW w:w="1276" w:type="dxa"/>
          </w:tcPr>
          <w:p w14:paraId="6D7EE1FC" w14:textId="77777777" w:rsidR="009337EA" w:rsidRDefault="0003565B">
            <w:r>
              <w:t>{{vbhcd.m.jinja.female}}</w:t>
            </w:r>
          </w:p>
        </w:tc>
        <w:tc>
          <w:tcPr>
            <w:tcW w:w="992" w:type="dxa"/>
          </w:tcPr>
          <w:p w14:paraId="37B07DC1" w14:textId="77777777" w:rsidR="009337EA" w:rsidRDefault="0003565B">
            <w:r>
              <w:t>{{vbhcd.m.jinja.pwd}}</w:t>
            </w:r>
          </w:p>
        </w:tc>
        <w:tc>
          <w:tcPr>
            <w:tcW w:w="1985" w:type="dxa"/>
          </w:tcPr>
          <w:p w14:paraId="08D51CAC" w14:textId="77777777" w:rsidR="009337EA" w:rsidRDefault="0003565B">
            <w:r>
              <w:t>{{vbhcd.q.jinja.youth}}</w:t>
            </w:r>
          </w:p>
        </w:tc>
        <w:tc>
          <w:tcPr>
            <w:tcW w:w="1843" w:type="dxa"/>
          </w:tcPr>
          <w:p w14:paraId="72B9B7DD" w14:textId="77777777" w:rsidR="009337EA" w:rsidRDefault="0003565B">
            <w:r>
              <w:t>{{vbhcd.q.jinja.female}}</w:t>
            </w:r>
          </w:p>
        </w:tc>
        <w:tc>
          <w:tcPr>
            <w:tcW w:w="1275" w:type="dxa"/>
          </w:tcPr>
          <w:p w14:paraId="59CFA121" w14:textId="77777777" w:rsidR="009337EA" w:rsidRDefault="0003565B">
            <w:r>
              <w:t>{{vbhcd.q.jinja.pwd}}</w:t>
            </w:r>
          </w:p>
        </w:tc>
      </w:tr>
      <w:tr w:rsidR="003B53E4" w14:paraId="38ADDD27" w14:textId="77777777" w:rsidTr="003B53E4">
        <w:tc>
          <w:tcPr>
            <w:tcW w:w="1698" w:type="dxa"/>
          </w:tcPr>
          <w:p w14:paraId="037969BE" w14:textId="77777777" w:rsidR="003B53E4" w:rsidRPr="009D1F55" w:rsidRDefault="003B53E4">
            <w:pPr>
              <w:jc w:val="both"/>
              <w:rPr>
                <w:rFonts w:ascii="Gill Sans MT" w:hAnsi="Gill Sans MT"/>
                <w:color w:val="141413"/>
                <w:sz w:val="24"/>
                <w:szCs w:val="24"/>
              </w:rPr>
            </w:pPr>
            <w:r w:rsidRPr="009D1F55">
              <w:rPr>
                <w:rFonts w:ascii="Gill Sans MT" w:hAnsi="Gill Sans MT"/>
                <w:color w:val="141413"/>
                <w:sz w:val="24"/>
                <w:szCs w:val="24"/>
              </w:rPr>
              <w:t xml:space="preserve">Mayuge </w:t>
            </w:r>
          </w:p>
        </w:tc>
        <w:tc>
          <w:tcPr>
            <w:tcW w:w="1701" w:type="dxa"/>
          </w:tcPr>
          <w:p w14:paraId="63DA419D" w14:textId="77777777" w:rsidR="009337EA" w:rsidRDefault="0003565B">
            <w:r>
              <w:t>{{vbhcd.m.mayuge.youth}}</w:t>
            </w:r>
          </w:p>
        </w:tc>
        <w:tc>
          <w:tcPr>
            <w:tcW w:w="1276" w:type="dxa"/>
          </w:tcPr>
          <w:p w14:paraId="47140897" w14:textId="77777777" w:rsidR="009337EA" w:rsidRDefault="0003565B">
            <w:r>
              <w:t>{{vbhcd.m.mayuge.female}}</w:t>
            </w:r>
          </w:p>
        </w:tc>
        <w:tc>
          <w:tcPr>
            <w:tcW w:w="992" w:type="dxa"/>
          </w:tcPr>
          <w:p w14:paraId="669A598D" w14:textId="77777777" w:rsidR="009337EA" w:rsidRDefault="0003565B">
            <w:r>
              <w:t>{{vbhcd.m.mayuge.pwd}}</w:t>
            </w:r>
          </w:p>
        </w:tc>
        <w:tc>
          <w:tcPr>
            <w:tcW w:w="1985" w:type="dxa"/>
          </w:tcPr>
          <w:p w14:paraId="4A6A681D" w14:textId="77777777" w:rsidR="009337EA" w:rsidRDefault="0003565B">
            <w:r>
              <w:t>{{vbhcd.q.mayuge.youth}}</w:t>
            </w:r>
          </w:p>
        </w:tc>
        <w:tc>
          <w:tcPr>
            <w:tcW w:w="1843" w:type="dxa"/>
          </w:tcPr>
          <w:p w14:paraId="6F28FDF8" w14:textId="77777777" w:rsidR="009337EA" w:rsidRDefault="0003565B">
            <w:r>
              <w:t>{{vbhcd.q.mayuge.female}}</w:t>
            </w:r>
          </w:p>
        </w:tc>
        <w:tc>
          <w:tcPr>
            <w:tcW w:w="1275" w:type="dxa"/>
          </w:tcPr>
          <w:p w14:paraId="12A40058" w14:textId="77777777" w:rsidR="009337EA" w:rsidRDefault="0003565B">
            <w:r>
              <w:t>{{vbhcd.q.mayuge.pwd}}</w:t>
            </w:r>
          </w:p>
        </w:tc>
      </w:tr>
      <w:tr w:rsidR="003B53E4" w14:paraId="2A372714" w14:textId="77777777" w:rsidTr="003B53E4">
        <w:tc>
          <w:tcPr>
            <w:tcW w:w="1698" w:type="dxa"/>
          </w:tcPr>
          <w:p w14:paraId="0109E8F4" w14:textId="77777777" w:rsidR="003B53E4" w:rsidRPr="009D1F55" w:rsidRDefault="003B53E4">
            <w:pPr>
              <w:jc w:val="both"/>
              <w:rPr>
                <w:rFonts w:ascii="Gill Sans MT" w:hAnsi="Gill Sans MT"/>
                <w:color w:val="141413"/>
                <w:sz w:val="24"/>
                <w:szCs w:val="24"/>
              </w:rPr>
            </w:pPr>
            <w:r w:rsidRPr="009D1F55">
              <w:rPr>
                <w:rFonts w:ascii="Gill Sans MT" w:hAnsi="Gill Sans MT"/>
                <w:color w:val="141413"/>
                <w:sz w:val="24"/>
                <w:szCs w:val="24"/>
              </w:rPr>
              <w:t>Luuka</w:t>
            </w:r>
          </w:p>
        </w:tc>
        <w:tc>
          <w:tcPr>
            <w:tcW w:w="1701" w:type="dxa"/>
          </w:tcPr>
          <w:p w14:paraId="743A8C90" w14:textId="77777777" w:rsidR="009337EA" w:rsidRDefault="0003565B">
            <w:r>
              <w:t>{{vbhcd.m.luuka.youth}}</w:t>
            </w:r>
          </w:p>
        </w:tc>
        <w:tc>
          <w:tcPr>
            <w:tcW w:w="1276" w:type="dxa"/>
          </w:tcPr>
          <w:p w14:paraId="052F6BCD" w14:textId="77777777" w:rsidR="009337EA" w:rsidRDefault="0003565B">
            <w:r>
              <w:t>{{vbhcd.m.luuka.female}}</w:t>
            </w:r>
          </w:p>
        </w:tc>
        <w:tc>
          <w:tcPr>
            <w:tcW w:w="992" w:type="dxa"/>
          </w:tcPr>
          <w:p w14:paraId="07473D51" w14:textId="77777777" w:rsidR="009337EA" w:rsidRDefault="0003565B">
            <w:r>
              <w:t>{{vbhcd.m.luuka.pwd}}</w:t>
            </w:r>
          </w:p>
        </w:tc>
        <w:tc>
          <w:tcPr>
            <w:tcW w:w="1985" w:type="dxa"/>
          </w:tcPr>
          <w:p w14:paraId="5307F57C" w14:textId="77777777" w:rsidR="009337EA" w:rsidRDefault="0003565B">
            <w:r>
              <w:t>{{vbhcd.q.luuka.youth}}</w:t>
            </w:r>
          </w:p>
        </w:tc>
        <w:tc>
          <w:tcPr>
            <w:tcW w:w="1843" w:type="dxa"/>
          </w:tcPr>
          <w:p w14:paraId="73618490" w14:textId="77777777" w:rsidR="009337EA" w:rsidRDefault="0003565B">
            <w:r>
              <w:t>{{vbhcd.q.luuka.female}}</w:t>
            </w:r>
          </w:p>
        </w:tc>
        <w:tc>
          <w:tcPr>
            <w:tcW w:w="1275" w:type="dxa"/>
          </w:tcPr>
          <w:p w14:paraId="7F278570" w14:textId="77777777" w:rsidR="009337EA" w:rsidRDefault="0003565B">
            <w:r>
              <w:t>{{vbhcd.q.luuka.pwd}}</w:t>
            </w:r>
          </w:p>
        </w:tc>
      </w:tr>
      <w:tr w:rsidR="00A01892" w:rsidRPr="00A1156F" w14:paraId="1FBC1628" w14:textId="77777777" w:rsidTr="003B53E4">
        <w:tc>
          <w:tcPr>
            <w:tcW w:w="1698" w:type="dxa"/>
          </w:tcPr>
          <w:p w14:paraId="20E2FAD1" w14:textId="77777777" w:rsidR="00A01892" w:rsidRPr="009D1F55" w:rsidRDefault="00A01892" w:rsidP="00A01892">
            <w:pPr>
              <w:jc w:val="both"/>
              <w:rPr>
                <w:rFonts w:ascii="Gill Sans MT" w:hAnsi="Gill Sans MT"/>
                <w:b/>
                <w:bCs/>
                <w:color w:val="141413"/>
                <w:sz w:val="24"/>
                <w:szCs w:val="24"/>
              </w:rPr>
            </w:pPr>
            <w:r w:rsidRPr="009D1F55">
              <w:rPr>
                <w:rFonts w:ascii="Gill Sans MT" w:hAnsi="Gill Sans MT"/>
                <w:b/>
                <w:bCs/>
                <w:color w:val="141413"/>
                <w:sz w:val="24"/>
                <w:szCs w:val="24"/>
              </w:rPr>
              <w:t xml:space="preserve">Overall total </w:t>
            </w:r>
          </w:p>
        </w:tc>
        <w:tc>
          <w:tcPr>
            <w:tcW w:w="1701" w:type="dxa"/>
          </w:tcPr>
          <w:p w14:paraId="3EBCE184" w14:textId="77777777" w:rsidR="005A32D4" w:rsidRDefault="00000000">
            <w:r>
              <w:t>{{vbhcd.m.total.youth}}</w:t>
            </w:r>
          </w:p>
        </w:tc>
        <w:tc>
          <w:tcPr>
            <w:tcW w:w="1276" w:type="dxa"/>
          </w:tcPr>
          <w:p w14:paraId="6F246AA1" w14:textId="77777777" w:rsidR="005A32D4" w:rsidRDefault="00000000">
            <w:r>
              <w:t>{{vbhcd.m.total.female}}</w:t>
            </w:r>
          </w:p>
        </w:tc>
        <w:tc>
          <w:tcPr>
            <w:tcW w:w="992" w:type="dxa"/>
          </w:tcPr>
          <w:p w14:paraId="631B8EFC" w14:textId="77777777" w:rsidR="005A32D4" w:rsidRDefault="00000000">
            <w:r>
              <w:t>{{vbhcd.m.total.pwd}}</w:t>
            </w:r>
          </w:p>
        </w:tc>
        <w:tc>
          <w:tcPr>
            <w:tcW w:w="1985" w:type="dxa"/>
          </w:tcPr>
          <w:p w14:paraId="334933FD" w14:textId="77777777" w:rsidR="005A32D4" w:rsidRDefault="00000000">
            <w:r>
              <w:t>{{vbhcd.q.total.youth}}</w:t>
            </w:r>
          </w:p>
        </w:tc>
        <w:tc>
          <w:tcPr>
            <w:tcW w:w="1843" w:type="dxa"/>
          </w:tcPr>
          <w:p w14:paraId="1A5C2D9B" w14:textId="77777777" w:rsidR="005A32D4" w:rsidRDefault="00000000">
            <w:r>
              <w:t>{{vbhcd.q.total.female}}</w:t>
            </w:r>
          </w:p>
        </w:tc>
        <w:tc>
          <w:tcPr>
            <w:tcW w:w="1275" w:type="dxa"/>
          </w:tcPr>
          <w:p w14:paraId="5D4E4BBA" w14:textId="77777777" w:rsidR="005A32D4" w:rsidRDefault="00000000">
            <w:r>
              <w:t>{{vbhcd.q.total.pwd}}</w:t>
            </w:r>
          </w:p>
        </w:tc>
      </w:tr>
    </w:tbl>
    <w:p w14:paraId="0DAAD27A" w14:textId="77777777" w:rsidR="00B745E3" w:rsidRDefault="00B745E3" w:rsidP="008173E4">
      <w:pPr>
        <w:spacing w:after="0" w:line="240" w:lineRule="auto"/>
        <w:jc w:val="both"/>
        <w:rPr>
          <w:rFonts w:ascii="Gill Sans MT" w:hAnsi="Gill Sans MT" w:cs="Times New Roman"/>
          <w:b/>
          <w:bCs/>
          <w:color w:val="141413"/>
          <w:sz w:val="24"/>
          <w:szCs w:val="24"/>
        </w:rPr>
      </w:pPr>
    </w:p>
    <w:p w14:paraId="6D5952E8" w14:textId="77777777" w:rsidR="006C5AB1" w:rsidRDefault="006C5AB1" w:rsidP="008173E4">
      <w:pPr>
        <w:spacing w:after="0" w:line="240" w:lineRule="auto"/>
        <w:jc w:val="both"/>
        <w:rPr>
          <w:rFonts w:ascii="Gill Sans MT" w:hAnsi="Gill Sans MT" w:cs="Times New Roman"/>
          <w:b/>
          <w:bCs/>
          <w:color w:val="141413"/>
          <w:sz w:val="24"/>
          <w:szCs w:val="24"/>
        </w:rPr>
      </w:pPr>
    </w:p>
    <w:p w14:paraId="16CE7E27" w14:textId="77777777" w:rsidR="00F7271B" w:rsidRDefault="00F7271B" w:rsidP="008173E4">
      <w:pPr>
        <w:spacing w:after="0" w:line="240" w:lineRule="auto"/>
        <w:jc w:val="both"/>
        <w:rPr>
          <w:rFonts w:ascii="Gill Sans MT" w:hAnsi="Gill Sans MT" w:cs="Times New Roman"/>
          <w:b/>
          <w:bCs/>
          <w:color w:val="141413"/>
          <w:sz w:val="24"/>
          <w:szCs w:val="24"/>
        </w:rPr>
      </w:pPr>
    </w:p>
    <w:p w14:paraId="0ACA58FE" w14:textId="77777777" w:rsidR="00F7271B" w:rsidRDefault="00F7271B" w:rsidP="008173E4">
      <w:pPr>
        <w:spacing w:after="0" w:line="240" w:lineRule="auto"/>
        <w:jc w:val="both"/>
        <w:rPr>
          <w:rFonts w:ascii="Gill Sans MT" w:hAnsi="Gill Sans MT" w:cs="Times New Roman"/>
          <w:b/>
          <w:bCs/>
          <w:color w:val="141413"/>
          <w:sz w:val="24"/>
          <w:szCs w:val="24"/>
        </w:rPr>
      </w:pPr>
    </w:p>
    <w:p w14:paraId="0FC4ABF1" w14:textId="77777777" w:rsidR="00F7271B" w:rsidRDefault="00F7271B" w:rsidP="008173E4">
      <w:pPr>
        <w:spacing w:after="0" w:line="240" w:lineRule="auto"/>
        <w:jc w:val="both"/>
        <w:rPr>
          <w:rFonts w:ascii="Gill Sans MT" w:hAnsi="Gill Sans MT" w:cs="Times New Roman"/>
          <w:b/>
          <w:bCs/>
          <w:color w:val="141413"/>
          <w:sz w:val="24"/>
          <w:szCs w:val="24"/>
        </w:rPr>
      </w:pPr>
    </w:p>
    <w:p w14:paraId="070501B7" w14:textId="77777777" w:rsidR="00F7271B" w:rsidRDefault="00F7271B" w:rsidP="008173E4">
      <w:pPr>
        <w:spacing w:after="0" w:line="240" w:lineRule="auto"/>
        <w:jc w:val="both"/>
        <w:rPr>
          <w:rFonts w:ascii="Gill Sans MT" w:hAnsi="Gill Sans MT" w:cs="Times New Roman"/>
          <w:b/>
          <w:bCs/>
          <w:color w:val="141413"/>
          <w:sz w:val="24"/>
          <w:szCs w:val="24"/>
        </w:rPr>
      </w:pPr>
    </w:p>
    <w:p w14:paraId="661F6FB1" w14:textId="77777777" w:rsidR="00F7271B" w:rsidRDefault="00F7271B" w:rsidP="008173E4">
      <w:pPr>
        <w:spacing w:after="0" w:line="240" w:lineRule="auto"/>
        <w:jc w:val="both"/>
        <w:rPr>
          <w:rFonts w:ascii="Gill Sans MT" w:hAnsi="Gill Sans MT" w:cs="Times New Roman"/>
          <w:b/>
          <w:bCs/>
          <w:color w:val="141413"/>
          <w:sz w:val="24"/>
          <w:szCs w:val="24"/>
        </w:rPr>
      </w:pPr>
    </w:p>
    <w:p w14:paraId="5F0CCB91" w14:textId="77777777" w:rsidR="00F7271B" w:rsidRDefault="00F7271B" w:rsidP="008173E4">
      <w:pPr>
        <w:spacing w:after="0" w:line="240" w:lineRule="auto"/>
        <w:jc w:val="both"/>
        <w:rPr>
          <w:rFonts w:ascii="Gill Sans MT" w:hAnsi="Gill Sans MT" w:cs="Times New Roman"/>
          <w:b/>
          <w:bCs/>
          <w:color w:val="141413"/>
          <w:sz w:val="24"/>
          <w:szCs w:val="24"/>
        </w:rPr>
      </w:pPr>
    </w:p>
    <w:p w14:paraId="08EA5398" w14:textId="77777777" w:rsidR="00F7271B" w:rsidRDefault="00F7271B" w:rsidP="008173E4">
      <w:pPr>
        <w:spacing w:after="0" w:line="240" w:lineRule="auto"/>
        <w:jc w:val="both"/>
        <w:rPr>
          <w:rFonts w:ascii="Gill Sans MT" w:hAnsi="Gill Sans MT" w:cs="Times New Roman"/>
          <w:b/>
          <w:bCs/>
          <w:color w:val="141413"/>
          <w:sz w:val="24"/>
          <w:szCs w:val="24"/>
        </w:rPr>
      </w:pPr>
    </w:p>
    <w:p w14:paraId="2095A07F" w14:textId="77777777" w:rsidR="006C5AB1" w:rsidRDefault="006C5AB1" w:rsidP="008173E4">
      <w:pPr>
        <w:spacing w:after="0" w:line="240" w:lineRule="auto"/>
        <w:jc w:val="both"/>
        <w:rPr>
          <w:rFonts w:ascii="Gill Sans MT" w:hAnsi="Gill Sans MT" w:cs="Times New Roman"/>
          <w:b/>
          <w:bCs/>
          <w:color w:val="141413"/>
          <w:sz w:val="24"/>
          <w:szCs w:val="24"/>
        </w:rPr>
      </w:pPr>
    </w:p>
    <w:p w14:paraId="273AFD68" w14:textId="77777777" w:rsidR="006C5AB1" w:rsidRDefault="006C5AB1" w:rsidP="008173E4">
      <w:pPr>
        <w:spacing w:after="0" w:line="240" w:lineRule="auto"/>
        <w:jc w:val="both"/>
        <w:rPr>
          <w:rFonts w:ascii="Gill Sans MT" w:hAnsi="Gill Sans MT" w:cs="Times New Roman"/>
          <w:b/>
          <w:bCs/>
          <w:color w:val="141413"/>
          <w:sz w:val="24"/>
          <w:szCs w:val="24"/>
        </w:rPr>
      </w:pPr>
      <w:r>
        <w:rPr>
          <w:rFonts w:ascii="Gill Sans MT" w:hAnsi="Gill Sans MT" w:cs="Times New Roman"/>
          <w:b/>
          <w:bCs/>
          <w:color w:val="141413"/>
          <w:sz w:val="24"/>
          <w:szCs w:val="24"/>
        </w:rPr>
        <w:t>PSRP</w:t>
      </w:r>
    </w:p>
    <w:p w14:paraId="1D184D62" w14:textId="77777777" w:rsidR="006C5AB1" w:rsidRDefault="006C5AB1" w:rsidP="006C5AB1">
      <w:pPr>
        <w:spacing w:after="0" w:line="240" w:lineRule="auto"/>
        <w:jc w:val="both"/>
        <w:rPr>
          <w:rFonts w:ascii="Gill Sans MT" w:hAnsi="Gill Sans MT" w:cs="Times New Roman"/>
          <w:b/>
          <w:bCs/>
          <w:i/>
          <w:iCs/>
          <w:color w:val="141413"/>
          <w:sz w:val="24"/>
          <w:szCs w:val="24"/>
        </w:rPr>
      </w:pPr>
      <w:r>
        <w:t>Detailed disaggregation for this subsection was not provided in the June performance source report used to populate this template.</w:t>
      </w:r>
    </w:p>
    <w:p w14:paraId="485D70D5" w14:textId="77777777" w:rsidR="006C5AB1" w:rsidRDefault="006C5AB1" w:rsidP="008173E4">
      <w:pPr>
        <w:spacing w:after="0" w:line="240" w:lineRule="auto"/>
        <w:jc w:val="both"/>
        <w:rPr>
          <w:rFonts w:ascii="Gill Sans MT" w:hAnsi="Gill Sans MT" w:cs="Times New Roman"/>
          <w:b/>
          <w:bCs/>
          <w:color w:val="141413"/>
          <w:sz w:val="24"/>
          <w:szCs w:val="24"/>
        </w:rPr>
      </w:pPr>
    </w:p>
    <w:tbl>
      <w:tblPr>
        <w:tblStyle w:val="TableGrid"/>
        <w:tblW w:w="0" w:type="auto"/>
        <w:tblInd w:w="-2" w:type="dxa"/>
        <w:tblLook w:val="04A0" w:firstRow="1" w:lastRow="0" w:firstColumn="1" w:lastColumn="0" w:noHBand="0" w:noVBand="1"/>
      </w:tblPr>
      <w:tblGrid>
        <w:gridCol w:w="1698"/>
        <w:gridCol w:w="1701"/>
        <w:gridCol w:w="1276"/>
        <w:gridCol w:w="992"/>
        <w:gridCol w:w="1985"/>
        <w:gridCol w:w="1843"/>
        <w:gridCol w:w="1275"/>
      </w:tblGrid>
      <w:tr w:rsidR="006C5AB1" w:rsidRPr="009D1F55" w14:paraId="15FE7029" w14:textId="77777777" w:rsidTr="00EC0C66">
        <w:tc>
          <w:tcPr>
            <w:tcW w:w="5667" w:type="dxa"/>
            <w:gridSpan w:val="4"/>
          </w:tcPr>
          <w:p w14:paraId="43BE791D" w14:textId="77777777" w:rsidR="006C5AB1" w:rsidRPr="009D1F55" w:rsidRDefault="006C5AB1" w:rsidP="00EC0C66">
            <w:pPr>
              <w:jc w:val="both"/>
              <w:rPr>
                <w:rFonts w:ascii="Gill Sans MT" w:hAnsi="Gill Sans MT"/>
                <w:b/>
                <w:bCs/>
                <w:color w:val="141413"/>
                <w:sz w:val="24"/>
                <w:szCs w:val="24"/>
              </w:rPr>
            </w:pPr>
            <w:r>
              <w:rPr>
                <w:rFonts w:ascii="Gill Sans MT" w:hAnsi="Gill Sans MT"/>
                <w:b/>
                <w:bCs/>
                <w:color w:val="141413"/>
                <w:sz w:val="24"/>
                <w:szCs w:val="24"/>
              </w:rPr>
              <w:t>June</w:t>
            </w:r>
          </w:p>
        </w:tc>
        <w:tc>
          <w:tcPr>
            <w:tcW w:w="5103" w:type="dxa"/>
            <w:gridSpan w:val="3"/>
          </w:tcPr>
          <w:p w14:paraId="7D39304A" w14:textId="77777777" w:rsidR="006C5AB1" w:rsidRPr="009D1F55" w:rsidRDefault="006C5AB1" w:rsidP="00EC0C66">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6C5AB1" w:rsidRPr="009D1F55" w14:paraId="5BB06FB1" w14:textId="77777777" w:rsidTr="00EC0C66">
        <w:tc>
          <w:tcPr>
            <w:tcW w:w="1698" w:type="dxa"/>
          </w:tcPr>
          <w:p w14:paraId="5D219050"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District</w:t>
            </w:r>
          </w:p>
        </w:tc>
        <w:tc>
          <w:tcPr>
            <w:tcW w:w="1701" w:type="dxa"/>
          </w:tcPr>
          <w:p w14:paraId="6BAA2879"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 xml:space="preserve">No of Youth </w:t>
            </w:r>
          </w:p>
        </w:tc>
        <w:tc>
          <w:tcPr>
            <w:tcW w:w="1276" w:type="dxa"/>
          </w:tcPr>
          <w:p w14:paraId="79DF9ADF"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 xml:space="preserve">Female </w:t>
            </w:r>
          </w:p>
        </w:tc>
        <w:tc>
          <w:tcPr>
            <w:tcW w:w="992" w:type="dxa"/>
          </w:tcPr>
          <w:p w14:paraId="12455307"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PWD</w:t>
            </w:r>
          </w:p>
        </w:tc>
        <w:tc>
          <w:tcPr>
            <w:tcW w:w="1985" w:type="dxa"/>
          </w:tcPr>
          <w:p w14:paraId="088EEA52"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 xml:space="preserve">No of Youth </w:t>
            </w:r>
          </w:p>
        </w:tc>
        <w:tc>
          <w:tcPr>
            <w:tcW w:w="1843" w:type="dxa"/>
          </w:tcPr>
          <w:p w14:paraId="6DBFF6CC"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 xml:space="preserve">Female </w:t>
            </w:r>
          </w:p>
        </w:tc>
        <w:tc>
          <w:tcPr>
            <w:tcW w:w="1275" w:type="dxa"/>
          </w:tcPr>
          <w:p w14:paraId="786BD3FC" w14:textId="77777777" w:rsidR="006C5AB1" w:rsidRPr="009D1F55" w:rsidRDefault="006C5AB1" w:rsidP="00EC0C66">
            <w:pPr>
              <w:jc w:val="both"/>
              <w:rPr>
                <w:rFonts w:ascii="Gill Sans MT" w:hAnsi="Gill Sans MT"/>
                <w:b/>
                <w:bCs/>
                <w:color w:val="141413"/>
                <w:sz w:val="24"/>
                <w:szCs w:val="24"/>
              </w:rPr>
            </w:pPr>
            <w:r w:rsidRPr="009D1F55">
              <w:rPr>
                <w:rFonts w:ascii="Gill Sans MT" w:hAnsi="Gill Sans MT"/>
                <w:b/>
                <w:bCs/>
                <w:color w:val="141413"/>
                <w:sz w:val="24"/>
                <w:szCs w:val="24"/>
              </w:rPr>
              <w:t>PWD</w:t>
            </w:r>
          </w:p>
        </w:tc>
      </w:tr>
      <w:tr w:rsidR="00FC6E98" w:rsidRPr="009D1F55" w14:paraId="61D2D2D4" w14:textId="77777777" w:rsidTr="00EC0C66">
        <w:tc>
          <w:tcPr>
            <w:tcW w:w="1698" w:type="dxa"/>
          </w:tcPr>
          <w:p w14:paraId="1AB9D0F7" w14:textId="77777777" w:rsidR="00FC6E98" w:rsidRPr="009D1F55" w:rsidRDefault="00FC6E98" w:rsidP="00FC6E98">
            <w:pPr>
              <w:jc w:val="both"/>
              <w:rPr>
                <w:rFonts w:ascii="Gill Sans MT" w:hAnsi="Gill Sans MT"/>
                <w:color w:val="141413"/>
                <w:sz w:val="24"/>
                <w:szCs w:val="24"/>
              </w:rPr>
            </w:pPr>
            <w:r w:rsidRPr="009D1F55">
              <w:rPr>
                <w:rFonts w:ascii="Gill Sans MT" w:hAnsi="Gill Sans MT"/>
                <w:color w:val="141413"/>
                <w:sz w:val="24"/>
                <w:szCs w:val="24"/>
              </w:rPr>
              <w:t xml:space="preserve">Iganga </w:t>
            </w:r>
          </w:p>
        </w:tc>
        <w:tc>
          <w:tcPr>
            <w:tcW w:w="1701" w:type="dxa"/>
          </w:tcPr>
          <w:p w14:paraId="65924A47" w14:textId="77777777" w:rsidR="00FC6E98" w:rsidRDefault="00FC6E98" w:rsidP="00FC6E98">
            <w:r>
              <w:t>{{unknown}}</w:t>
            </w:r>
          </w:p>
        </w:tc>
        <w:tc>
          <w:tcPr>
            <w:tcW w:w="1276" w:type="dxa"/>
          </w:tcPr>
          <w:p w14:paraId="383868A0" w14:textId="77777777" w:rsidR="00FC6E98" w:rsidRDefault="00FC6E98" w:rsidP="00FC6E98">
            <w:r>
              <w:t>{{unknown}}</w:t>
            </w:r>
          </w:p>
        </w:tc>
        <w:tc>
          <w:tcPr>
            <w:tcW w:w="992" w:type="dxa"/>
          </w:tcPr>
          <w:p w14:paraId="67128C01" w14:textId="77777777" w:rsidR="00FC6E98" w:rsidRDefault="00FC6E98" w:rsidP="00FC6E98">
            <w:r>
              <w:t>{{unknown}}</w:t>
            </w:r>
          </w:p>
        </w:tc>
        <w:tc>
          <w:tcPr>
            <w:tcW w:w="1985" w:type="dxa"/>
          </w:tcPr>
          <w:p w14:paraId="4D91DFF3" w14:textId="77777777" w:rsidR="00FC6E98" w:rsidRDefault="00FC6E98" w:rsidP="00FC6E98">
            <w:r>
              <w:t>{{unknown}}</w:t>
            </w:r>
          </w:p>
        </w:tc>
        <w:tc>
          <w:tcPr>
            <w:tcW w:w="1843" w:type="dxa"/>
          </w:tcPr>
          <w:p w14:paraId="70494218" w14:textId="77777777" w:rsidR="00FC6E98" w:rsidRDefault="00FC6E98" w:rsidP="00FC6E98">
            <w:r>
              <w:t>{{unknown}}</w:t>
            </w:r>
          </w:p>
        </w:tc>
        <w:tc>
          <w:tcPr>
            <w:tcW w:w="1275" w:type="dxa"/>
          </w:tcPr>
          <w:p w14:paraId="4579843C" w14:textId="77777777" w:rsidR="00FC6E98" w:rsidRDefault="00FC6E98" w:rsidP="00FC6E98">
            <w:r>
              <w:t>{{unknown}}</w:t>
            </w:r>
          </w:p>
        </w:tc>
      </w:tr>
      <w:tr w:rsidR="00FC6E98" w:rsidRPr="009D1F55" w14:paraId="4355CD6F" w14:textId="77777777" w:rsidTr="00EC0C66">
        <w:tc>
          <w:tcPr>
            <w:tcW w:w="1698" w:type="dxa"/>
          </w:tcPr>
          <w:p w14:paraId="6FEEF178" w14:textId="77777777" w:rsidR="00FC6E98" w:rsidRPr="009D1F55" w:rsidRDefault="00FC6E98" w:rsidP="00FC6E98">
            <w:pPr>
              <w:jc w:val="both"/>
              <w:rPr>
                <w:rFonts w:ascii="Gill Sans MT" w:hAnsi="Gill Sans MT"/>
                <w:color w:val="141413"/>
                <w:sz w:val="24"/>
                <w:szCs w:val="24"/>
              </w:rPr>
            </w:pPr>
            <w:r w:rsidRPr="009D1F55">
              <w:rPr>
                <w:rFonts w:ascii="Gill Sans MT" w:hAnsi="Gill Sans MT"/>
                <w:color w:val="141413"/>
                <w:sz w:val="24"/>
                <w:szCs w:val="24"/>
              </w:rPr>
              <w:t>Jinja</w:t>
            </w:r>
          </w:p>
        </w:tc>
        <w:tc>
          <w:tcPr>
            <w:tcW w:w="1701" w:type="dxa"/>
          </w:tcPr>
          <w:p w14:paraId="3CB27C5C" w14:textId="77777777" w:rsidR="00FC6E98" w:rsidRDefault="00FC6E98" w:rsidP="00FC6E98">
            <w:r>
              <w:t>{{unknown}}</w:t>
            </w:r>
          </w:p>
        </w:tc>
        <w:tc>
          <w:tcPr>
            <w:tcW w:w="1276" w:type="dxa"/>
          </w:tcPr>
          <w:p w14:paraId="2659A153" w14:textId="77777777" w:rsidR="00FC6E98" w:rsidRDefault="00FC6E98" w:rsidP="00FC6E98">
            <w:r>
              <w:t>{{unknown}}</w:t>
            </w:r>
          </w:p>
        </w:tc>
        <w:tc>
          <w:tcPr>
            <w:tcW w:w="992" w:type="dxa"/>
          </w:tcPr>
          <w:p w14:paraId="578EC711" w14:textId="77777777" w:rsidR="00FC6E98" w:rsidRDefault="00FC6E98" w:rsidP="00FC6E98">
            <w:r>
              <w:t>{{unknown}}</w:t>
            </w:r>
          </w:p>
        </w:tc>
        <w:tc>
          <w:tcPr>
            <w:tcW w:w="1985" w:type="dxa"/>
          </w:tcPr>
          <w:p w14:paraId="1B77AFD2" w14:textId="77777777" w:rsidR="00FC6E98" w:rsidRDefault="00FC6E98" w:rsidP="00FC6E98">
            <w:r>
              <w:t>{{unknown}}</w:t>
            </w:r>
          </w:p>
        </w:tc>
        <w:tc>
          <w:tcPr>
            <w:tcW w:w="1843" w:type="dxa"/>
          </w:tcPr>
          <w:p w14:paraId="59A0BA31" w14:textId="77777777" w:rsidR="00FC6E98" w:rsidRDefault="00FC6E98" w:rsidP="00FC6E98">
            <w:r>
              <w:t>{{unknown}}</w:t>
            </w:r>
          </w:p>
        </w:tc>
        <w:tc>
          <w:tcPr>
            <w:tcW w:w="1275" w:type="dxa"/>
          </w:tcPr>
          <w:p w14:paraId="0613DEC5" w14:textId="77777777" w:rsidR="00FC6E98" w:rsidRDefault="00FC6E98" w:rsidP="00FC6E98">
            <w:r>
              <w:t>{{unknown}}</w:t>
            </w:r>
          </w:p>
        </w:tc>
      </w:tr>
      <w:tr w:rsidR="00FC6E98" w:rsidRPr="009D1F55" w14:paraId="446A3739" w14:textId="77777777" w:rsidTr="00EC0C66">
        <w:tc>
          <w:tcPr>
            <w:tcW w:w="1698" w:type="dxa"/>
          </w:tcPr>
          <w:p w14:paraId="4DB6F90F" w14:textId="77777777" w:rsidR="00FC6E98" w:rsidRPr="009D1F55" w:rsidRDefault="00FC6E98" w:rsidP="00FC6E98">
            <w:pPr>
              <w:jc w:val="both"/>
              <w:rPr>
                <w:rFonts w:ascii="Gill Sans MT" w:hAnsi="Gill Sans MT"/>
                <w:color w:val="141413"/>
                <w:sz w:val="24"/>
                <w:szCs w:val="24"/>
              </w:rPr>
            </w:pPr>
            <w:r w:rsidRPr="009D1F55">
              <w:rPr>
                <w:rFonts w:ascii="Gill Sans MT" w:hAnsi="Gill Sans MT"/>
                <w:color w:val="141413"/>
                <w:sz w:val="24"/>
                <w:szCs w:val="24"/>
              </w:rPr>
              <w:t xml:space="preserve">Mayuge </w:t>
            </w:r>
          </w:p>
        </w:tc>
        <w:tc>
          <w:tcPr>
            <w:tcW w:w="1701" w:type="dxa"/>
          </w:tcPr>
          <w:p w14:paraId="7F7D9733" w14:textId="77777777" w:rsidR="00FC6E98" w:rsidRDefault="00FC6E98" w:rsidP="00FC6E98">
            <w:r>
              <w:t>{{unknown}}</w:t>
            </w:r>
          </w:p>
        </w:tc>
        <w:tc>
          <w:tcPr>
            <w:tcW w:w="1276" w:type="dxa"/>
          </w:tcPr>
          <w:p w14:paraId="101E8F2B" w14:textId="77777777" w:rsidR="00FC6E98" w:rsidRDefault="00FC6E98" w:rsidP="00FC6E98">
            <w:r>
              <w:t>{{unknown}}</w:t>
            </w:r>
          </w:p>
        </w:tc>
        <w:tc>
          <w:tcPr>
            <w:tcW w:w="992" w:type="dxa"/>
          </w:tcPr>
          <w:p w14:paraId="7F672009" w14:textId="77777777" w:rsidR="00FC6E98" w:rsidRDefault="00FC6E98" w:rsidP="00FC6E98">
            <w:r>
              <w:t>{{unknown}}</w:t>
            </w:r>
          </w:p>
        </w:tc>
        <w:tc>
          <w:tcPr>
            <w:tcW w:w="1985" w:type="dxa"/>
          </w:tcPr>
          <w:p w14:paraId="3244FB0C" w14:textId="77777777" w:rsidR="00FC6E98" w:rsidRDefault="00FC6E98" w:rsidP="00FC6E98">
            <w:r>
              <w:t>{{unknown}}</w:t>
            </w:r>
          </w:p>
        </w:tc>
        <w:tc>
          <w:tcPr>
            <w:tcW w:w="1843" w:type="dxa"/>
          </w:tcPr>
          <w:p w14:paraId="1B5FC5EA" w14:textId="77777777" w:rsidR="00FC6E98" w:rsidRDefault="00FC6E98" w:rsidP="00FC6E98">
            <w:r>
              <w:t>{{unknown}}</w:t>
            </w:r>
          </w:p>
        </w:tc>
        <w:tc>
          <w:tcPr>
            <w:tcW w:w="1275" w:type="dxa"/>
          </w:tcPr>
          <w:p w14:paraId="44387195" w14:textId="77777777" w:rsidR="00FC6E98" w:rsidRDefault="00FC6E98" w:rsidP="00FC6E98">
            <w:r>
              <w:t>{{unknown}}</w:t>
            </w:r>
          </w:p>
        </w:tc>
      </w:tr>
      <w:tr w:rsidR="00FC6E98" w:rsidRPr="009D1F55" w14:paraId="5CAE3880" w14:textId="77777777" w:rsidTr="00EC0C66">
        <w:tc>
          <w:tcPr>
            <w:tcW w:w="1698" w:type="dxa"/>
          </w:tcPr>
          <w:p w14:paraId="39D5543C" w14:textId="77777777" w:rsidR="00FC6E98" w:rsidRPr="009D1F55" w:rsidRDefault="00FC6E98" w:rsidP="00FC6E98">
            <w:pPr>
              <w:jc w:val="both"/>
              <w:rPr>
                <w:rFonts w:ascii="Gill Sans MT" w:hAnsi="Gill Sans MT"/>
                <w:color w:val="141413"/>
                <w:sz w:val="24"/>
                <w:szCs w:val="24"/>
              </w:rPr>
            </w:pPr>
            <w:r w:rsidRPr="009D1F55">
              <w:rPr>
                <w:rFonts w:ascii="Gill Sans MT" w:hAnsi="Gill Sans MT"/>
                <w:color w:val="141413"/>
                <w:sz w:val="24"/>
                <w:szCs w:val="24"/>
              </w:rPr>
              <w:t>Luuka</w:t>
            </w:r>
          </w:p>
        </w:tc>
        <w:tc>
          <w:tcPr>
            <w:tcW w:w="1701" w:type="dxa"/>
          </w:tcPr>
          <w:p w14:paraId="480D430F" w14:textId="77777777" w:rsidR="00FC6E98" w:rsidRDefault="00FC6E98" w:rsidP="00FC6E98">
            <w:r>
              <w:t>{{unknown}}</w:t>
            </w:r>
          </w:p>
        </w:tc>
        <w:tc>
          <w:tcPr>
            <w:tcW w:w="1276" w:type="dxa"/>
          </w:tcPr>
          <w:p w14:paraId="3FD2784E" w14:textId="77777777" w:rsidR="00FC6E98" w:rsidRDefault="00FC6E98" w:rsidP="00FC6E98">
            <w:r>
              <w:t>{{unknown}}</w:t>
            </w:r>
          </w:p>
        </w:tc>
        <w:tc>
          <w:tcPr>
            <w:tcW w:w="992" w:type="dxa"/>
          </w:tcPr>
          <w:p w14:paraId="085E2AB8" w14:textId="77777777" w:rsidR="00FC6E98" w:rsidRDefault="00FC6E98" w:rsidP="00FC6E98">
            <w:r>
              <w:t>{{unknown}}</w:t>
            </w:r>
          </w:p>
        </w:tc>
        <w:tc>
          <w:tcPr>
            <w:tcW w:w="1985" w:type="dxa"/>
          </w:tcPr>
          <w:p w14:paraId="1F999B47" w14:textId="77777777" w:rsidR="00FC6E98" w:rsidRDefault="00FC6E98" w:rsidP="00FC6E98">
            <w:r>
              <w:t>{{unknown}}</w:t>
            </w:r>
          </w:p>
        </w:tc>
        <w:tc>
          <w:tcPr>
            <w:tcW w:w="1843" w:type="dxa"/>
          </w:tcPr>
          <w:p w14:paraId="62E6C2BD" w14:textId="77777777" w:rsidR="00FC6E98" w:rsidRDefault="00FC6E98" w:rsidP="00FC6E98">
            <w:r>
              <w:t>{{unknown}}</w:t>
            </w:r>
          </w:p>
        </w:tc>
        <w:tc>
          <w:tcPr>
            <w:tcW w:w="1275" w:type="dxa"/>
          </w:tcPr>
          <w:p w14:paraId="49C9C598" w14:textId="77777777" w:rsidR="00FC6E98" w:rsidRDefault="00FC6E98" w:rsidP="00FC6E98">
            <w:r>
              <w:t>{{unknown}}</w:t>
            </w:r>
          </w:p>
        </w:tc>
      </w:tr>
      <w:tr w:rsidR="00FC6E98" w:rsidRPr="009D1F55" w14:paraId="19411A79" w14:textId="77777777" w:rsidTr="00EC0C66">
        <w:tc>
          <w:tcPr>
            <w:tcW w:w="1698" w:type="dxa"/>
          </w:tcPr>
          <w:p w14:paraId="22BA7000" w14:textId="77777777" w:rsidR="00FC6E98" w:rsidRPr="009D1F55" w:rsidRDefault="00FC6E98" w:rsidP="00FC6E98">
            <w:pPr>
              <w:jc w:val="both"/>
              <w:rPr>
                <w:rFonts w:ascii="Gill Sans MT" w:hAnsi="Gill Sans MT"/>
                <w:b/>
                <w:bCs/>
                <w:color w:val="141413"/>
                <w:sz w:val="24"/>
                <w:szCs w:val="24"/>
              </w:rPr>
            </w:pPr>
            <w:r w:rsidRPr="009D1F55">
              <w:rPr>
                <w:rFonts w:ascii="Gill Sans MT" w:hAnsi="Gill Sans MT"/>
                <w:b/>
                <w:bCs/>
                <w:color w:val="141413"/>
                <w:sz w:val="24"/>
                <w:szCs w:val="24"/>
              </w:rPr>
              <w:t xml:space="preserve">Overall total </w:t>
            </w:r>
          </w:p>
        </w:tc>
        <w:tc>
          <w:tcPr>
            <w:tcW w:w="1701" w:type="dxa"/>
          </w:tcPr>
          <w:p w14:paraId="6567803F" w14:textId="77777777" w:rsidR="00FC6E98" w:rsidRDefault="00FC6E98" w:rsidP="00FC6E98">
            <w:r>
              <w:t>{{unknown}}</w:t>
            </w:r>
          </w:p>
        </w:tc>
        <w:tc>
          <w:tcPr>
            <w:tcW w:w="1276" w:type="dxa"/>
          </w:tcPr>
          <w:p w14:paraId="4EAFDF55" w14:textId="77777777" w:rsidR="00FC6E98" w:rsidRDefault="00FC6E98" w:rsidP="00FC6E98">
            <w:r>
              <w:t>{{unknown}}</w:t>
            </w:r>
          </w:p>
        </w:tc>
        <w:tc>
          <w:tcPr>
            <w:tcW w:w="992" w:type="dxa"/>
          </w:tcPr>
          <w:p w14:paraId="4C178FAD" w14:textId="77777777" w:rsidR="00FC6E98" w:rsidRDefault="00FC6E98" w:rsidP="00FC6E98">
            <w:r>
              <w:t>{{unknown}}</w:t>
            </w:r>
          </w:p>
        </w:tc>
        <w:tc>
          <w:tcPr>
            <w:tcW w:w="1985" w:type="dxa"/>
          </w:tcPr>
          <w:p w14:paraId="3EEFCAD8" w14:textId="77777777" w:rsidR="00FC6E98" w:rsidRDefault="00FC6E98" w:rsidP="00FC6E98">
            <w:r>
              <w:t>{{unknown}}</w:t>
            </w:r>
          </w:p>
        </w:tc>
        <w:tc>
          <w:tcPr>
            <w:tcW w:w="1843" w:type="dxa"/>
          </w:tcPr>
          <w:p w14:paraId="1045A8FF" w14:textId="77777777" w:rsidR="00FC6E98" w:rsidRDefault="00FC6E98" w:rsidP="00FC6E98">
            <w:r>
              <w:t>{{unknown}}</w:t>
            </w:r>
          </w:p>
        </w:tc>
        <w:tc>
          <w:tcPr>
            <w:tcW w:w="1275" w:type="dxa"/>
          </w:tcPr>
          <w:p w14:paraId="5B710106" w14:textId="77777777" w:rsidR="00FC6E98" w:rsidRDefault="00FC6E98" w:rsidP="00FC6E98">
            <w:r>
              <w:t>{{unknown}}</w:t>
            </w:r>
          </w:p>
        </w:tc>
      </w:tr>
    </w:tbl>
    <w:p w14:paraId="71A15EE2" w14:textId="77777777" w:rsidR="006C5AB1" w:rsidRDefault="006C5AB1" w:rsidP="008173E4">
      <w:pPr>
        <w:spacing w:after="0" w:line="240" w:lineRule="auto"/>
        <w:jc w:val="both"/>
        <w:rPr>
          <w:rFonts w:ascii="Gill Sans MT" w:hAnsi="Gill Sans MT" w:cs="Times New Roman"/>
          <w:b/>
          <w:bCs/>
          <w:color w:val="141413"/>
          <w:sz w:val="24"/>
          <w:szCs w:val="24"/>
        </w:rPr>
      </w:pPr>
    </w:p>
    <w:p w14:paraId="56C1F684" w14:textId="77777777" w:rsidR="00B745E3" w:rsidRDefault="00B745E3" w:rsidP="008173E4">
      <w:pPr>
        <w:spacing w:after="0" w:line="240" w:lineRule="auto"/>
        <w:jc w:val="both"/>
        <w:rPr>
          <w:rFonts w:ascii="Gill Sans MT" w:hAnsi="Gill Sans MT" w:cs="Times New Roman"/>
          <w:b/>
          <w:bCs/>
          <w:color w:val="141413"/>
          <w:sz w:val="24"/>
          <w:szCs w:val="24"/>
        </w:rPr>
      </w:pPr>
    </w:p>
    <w:p w14:paraId="6A1B0DE0" w14:textId="77777777" w:rsidR="001F38FC" w:rsidRDefault="001F38FC" w:rsidP="008173E4">
      <w:pPr>
        <w:spacing w:after="0" w:line="240" w:lineRule="auto"/>
        <w:jc w:val="both"/>
        <w:rPr>
          <w:rFonts w:ascii="Gill Sans MT" w:hAnsi="Gill Sans MT" w:cs="Times New Roman"/>
          <w:b/>
          <w:bCs/>
          <w:color w:val="141413"/>
          <w:sz w:val="24"/>
          <w:szCs w:val="24"/>
        </w:rPr>
      </w:pPr>
      <w:r w:rsidRPr="004E0EDC">
        <w:rPr>
          <w:rFonts w:ascii="Gill Sans MT" w:hAnsi="Gill Sans MT" w:cs="Times New Roman"/>
          <w:b/>
          <w:bCs/>
          <w:color w:val="141413"/>
          <w:sz w:val="24"/>
          <w:szCs w:val="24"/>
        </w:rPr>
        <w:t>Gender and safeguarding training</w:t>
      </w:r>
    </w:p>
    <w:p w14:paraId="2AF0481B" w14:textId="77777777" w:rsidR="006672BB" w:rsidRDefault="00A1497F" w:rsidP="006672BB">
      <w:pPr>
        <w:spacing w:after="0" w:line="240" w:lineRule="auto"/>
        <w:jc w:val="both"/>
        <w:rPr>
          <w:rFonts w:ascii="Gill Sans MT" w:hAnsi="Gill Sans MT" w:cs="Times New Roman"/>
          <w:color w:val="141413"/>
          <w:sz w:val="24"/>
          <w:szCs w:val="24"/>
        </w:rPr>
      </w:pPr>
      <w:r>
        <w:t>Detailed disaggregation for this subsection was not provided in the June performance source report used to populate this template.</w:t>
      </w:r>
    </w:p>
    <w:p w14:paraId="5F0B05B4" w14:textId="77777777" w:rsidR="00894147" w:rsidRDefault="00894147" w:rsidP="006672BB">
      <w:pPr>
        <w:spacing w:after="0" w:line="240" w:lineRule="auto"/>
        <w:jc w:val="both"/>
        <w:rPr>
          <w:rFonts w:ascii="Gill Sans MT" w:hAnsi="Gill Sans MT" w:cs="Times New Roman"/>
          <w:color w:val="141413"/>
          <w:sz w:val="24"/>
          <w:szCs w:val="24"/>
        </w:rPr>
      </w:pPr>
    </w:p>
    <w:p w14:paraId="44E6B8AF" w14:textId="77777777" w:rsidR="006672BB" w:rsidRPr="00894147" w:rsidRDefault="006672BB" w:rsidP="006672BB">
      <w:pPr>
        <w:spacing w:after="0" w:line="240" w:lineRule="auto"/>
        <w:jc w:val="both"/>
        <w:rPr>
          <w:rFonts w:ascii="Gill Sans MT" w:hAnsi="Gill Sans MT" w:cs="Times New Roman"/>
          <w:b/>
          <w:bCs/>
          <w:i/>
          <w:iCs/>
          <w:color w:val="141413"/>
          <w:sz w:val="24"/>
          <w:szCs w:val="24"/>
        </w:rPr>
      </w:pPr>
      <w:r w:rsidRPr="00894147">
        <w:rPr>
          <w:rFonts w:ascii="Gill Sans MT" w:hAnsi="Gill Sans MT" w:cs="Times New Roman"/>
          <w:b/>
          <w:bCs/>
          <w:i/>
          <w:iCs/>
          <w:color w:val="141413"/>
          <w:sz w:val="24"/>
          <w:szCs w:val="24"/>
        </w:rPr>
        <w:t>Table showing gender and safeguarding training breakdown per district</w:t>
      </w:r>
    </w:p>
    <w:p w14:paraId="6247F9CC" w14:textId="77777777" w:rsidR="006672BB" w:rsidRPr="00894147" w:rsidRDefault="006672BB" w:rsidP="006672BB">
      <w:pPr>
        <w:spacing w:after="0" w:line="240" w:lineRule="auto"/>
        <w:jc w:val="both"/>
        <w:rPr>
          <w:rFonts w:ascii="Gill Sans MT" w:hAnsi="Gill Sans MT" w:cs="Times New Roman"/>
          <w:color w:val="141413"/>
          <w:sz w:val="24"/>
          <w:szCs w:val="24"/>
        </w:rPr>
      </w:pPr>
    </w:p>
    <w:tbl>
      <w:tblPr>
        <w:tblStyle w:val="TableGrid"/>
        <w:tblW w:w="0" w:type="auto"/>
        <w:tblInd w:w="-2" w:type="dxa"/>
        <w:tblLook w:val="04A0" w:firstRow="1" w:lastRow="0" w:firstColumn="1" w:lastColumn="0" w:noHBand="0" w:noVBand="1"/>
      </w:tblPr>
      <w:tblGrid>
        <w:gridCol w:w="1840"/>
        <w:gridCol w:w="1701"/>
        <w:gridCol w:w="1276"/>
        <w:gridCol w:w="1417"/>
        <w:gridCol w:w="1417"/>
        <w:gridCol w:w="1417"/>
        <w:gridCol w:w="1702"/>
      </w:tblGrid>
      <w:tr w:rsidR="00365966" w:rsidRPr="00894147" w14:paraId="6B19CBAD" w14:textId="77777777">
        <w:tc>
          <w:tcPr>
            <w:tcW w:w="6234" w:type="dxa"/>
            <w:gridSpan w:val="4"/>
          </w:tcPr>
          <w:p w14:paraId="7E46FA58" w14:textId="77777777" w:rsidR="00365966" w:rsidRPr="00894147" w:rsidRDefault="00F05A9B">
            <w:pPr>
              <w:jc w:val="both"/>
              <w:rPr>
                <w:rFonts w:ascii="Gill Sans MT" w:hAnsi="Gill Sans MT"/>
                <w:b/>
                <w:bCs/>
                <w:color w:val="141413"/>
                <w:sz w:val="24"/>
                <w:szCs w:val="24"/>
              </w:rPr>
            </w:pPr>
            <w:r>
              <w:rPr>
                <w:rFonts w:ascii="Gill Sans MT" w:hAnsi="Gill Sans MT"/>
                <w:b/>
                <w:bCs/>
                <w:color w:val="141413"/>
                <w:sz w:val="24"/>
                <w:szCs w:val="24"/>
              </w:rPr>
              <w:t>June</w:t>
            </w:r>
          </w:p>
        </w:tc>
        <w:tc>
          <w:tcPr>
            <w:tcW w:w="4536" w:type="dxa"/>
            <w:gridSpan w:val="3"/>
          </w:tcPr>
          <w:p w14:paraId="03FF101D" w14:textId="77777777" w:rsidR="00365966" w:rsidRPr="00894147"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7D4ECC" w:rsidRPr="00894147" w14:paraId="35DFFA63" w14:textId="77777777" w:rsidTr="007D4ECC">
        <w:tc>
          <w:tcPr>
            <w:tcW w:w="1840" w:type="dxa"/>
          </w:tcPr>
          <w:p w14:paraId="57A78CF4"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District</w:t>
            </w:r>
          </w:p>
        </w:tc>
        <w:tc>
          <w:tcPr>
            <w:tcW w:w="1701" w:type="dxa"/>
          </w:tcPr>
          <w:p w14:paraId="51D75610"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 xml:space="preserve">No of Youth </w:t>
            </w:r>
          </w:p>
        </w:tc>
        <w:tc>
          <w:tcPr>
            <w:tcW w:w="1276" w:type="dxa"/>
          </w:tcPr>
          <w:p w14:paraId="4D0D9375"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 xml:space="preserve">Female </w:t>
            </w:r>
          </w:p>
        </w:tc>
        <w:tc>
          <w:tcPr>
            <w:tcW w:w="1417" w:type="dxa"/>
          </w:tcPr>
          <w:p w14:paraId="1CDEBBB5"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PWD</w:t>
            </w:r>
          </w:p>
        </w:tc>
        <w:tc>
          <w:tcPr>
            <w:tcW w:w="1417" w:type="dxa"/>
          </w:tcPr>
          <w:p w14:paraId="27D3DE2E"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 xml:space="preserve">No of Youth </w:t>
            </w:r>
          </w:p>
        </w:tc>
        <w:tc>
          <w:tcPr>
            <w:tcW w:w="1417" w:type="dxa"/>
          </w:tcPr>
          <w:p w14:paraId="05FF52DF"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 xml:space="preserve">Female </w:t>
            </w:r>
          </w:p>
        </w:tc>
        <w:tc>
          <w:tcPr>
            <w:tcW w:w="1702" w:type="dxa"/>
          </w:tcPr>
          <w:p w14:paraId="2F1AE56B" w14:textId="77777777" w:rsidR="007D4ECC" w:rsidRPr="00894147" w:rsidRDefault="007D4ECC" w:rsidP="007D4ECC">
            <w:pPr>
              <w:jc w:val="both"/>
              <w:rPr>
                <w:rFonts w:ascii="Gill Sans MT" w:hAnsi="Gill Sans MT"/>
                <w:b/>
                <w:bCs/>
                <w:color w:val="141413"/>
                <w:sz w:val="24"/>
                <w:szCs w:val="24"/>
              </w:rPr>
            </w:pPr>
            <w:r w:rsidRPr="00894147">
              <w:rPr>
                <w:rFonts w:ascii="Gill Sans MT" w:hAnsi="Gill Sans MT"/>
                <w:b/>
                <w:bCs/>
                <w:color w:val="141413"/>
                <w:sz w:val="24"/>
                <w:szCs w:val="24"/>
              </w:rPr>
              <w:t>PWD</w:t>
            </w:r>
          </w:p>
        </w:tc>
      </w:tr>
      <w:tr w:rsidR="005A7574" w:rsidRPr="00894147" w14:paraId="629D9520" w14:textId="77777777" w:rsidTr="007D4ECC">
        <w:tc>
          <w:tcPr>
            <w:tcW w:w="1840" w:type="dxa"/>
          </w:tcPr>
          <w:p w14:paraId="6C956A80" w14:textId="77777777" w:rsidR="005A7574" w:rsidRPr="00894147" w:rsidRDefault="005A7574" w:rsidP="005A7574">
            <w:pPr>
              <w:jc w:val="both"/>
              <w:rPr>
                <w:rFonts w:ascii="Gill Sans MT" w:hAnsi="Gill Sans MT"/>
                <w:color w:val="141413"/>
                <w:sz w:val="24"/>
                <w:szCs w:val="24"/>
              </w:rPr>
            </w:pPr>
            <w:r w:rsidRPr="00894147">
              <w:rPr>
                <w:rFonts w:ascii="Gill Sans MT" w:hAnsi="Gill Sans MT"/>
                <w:color w:val="141413"/>
                <w:sz w:val="24"/>
                <w:szCs w:val="24"/>
              </w:rPr>
              <w:t xml:space="preserve">Iganga </w:t>
            </w:r>
          </w:p>
        </w:tc>
        <w:tc>
          <w:tcPr>
            <w:tcW w:w="1701" w:type="dxa"/>
          </w:tcPr>
          <w:p w14:paraId="3B2395BB" w14:textId="77777777" w:rsidR="005A7574" w:rsidRDefault="005A7574" w:rsidP="005A7574">
            <w:r>
              <w:t>{{gender.m.iganga.youth}}</w:t>
            </w:r>
          </w:p>
        </w:tc>
        <w:tc>
          <w:tcPr>
            <w:tcW w:w="1276" w:type="dxa"/>
          </w:tcPr>
          <w:p w14:paraId="5F33E9B1" w14:textId="77777777" w:rsidR="005A7574" w:rsidRDefault="005A7574" w:rsidP="005A7574">
            <w:r>
              <w:t>{{gender.m.iganga.female}}</w:t>
            </w:r>
          </w:p>
        </w:tc>
        <w:tc>
          <w:tcPr>
            <w:tcW w:w="1417" w:type="dxa"/>
          </w:tcPr>
          <w:p w14:paraId="6599256F" w14:textId="77777777" w:rsidR="005A7574" w:rsidRDefault="005A7574" w:rsidP="005A7574">
            <w:r>
              <w:t>{{gender.m.iganga.pwd}}</w:t>
            </w:r>
          </w:p>
        </w:tc>
        <w:tc>
          <w:tcPr>
            <w:tcW w:w="1417" w:type="dxa"/>
          </w:tcPr>
          <w:p w14:paraId="3F3DF003" w14:textId="77777777" w:rsidR="005A7574" w:rsidRDefault="005A7574" w:rsidP="005A7574">
            <w:r>
              <w:t>{{gender.q.iganga.youth}}</w:t>
            </w:r>
          </w:p>
        </w:tc>
        <w:tc>
          <w:tcPr>
            <w:tcW w:w="1417" w:type="dxa"/>
          </w:tcPr>
          <w:p w14:paraId="462D7104" w14:textId="77777777" w:rsidR="005A7574" w:rsidRDefault="005A7574" w:rsidP="005A7574">
            <w:r>
              <w:t>{{gender.q.iganga.female}}</w:t>
            </w:r>
          </w:p>
        </w:tc>
        <w:tc>
          <w:tcPr>
            <w:tcW w:w="1702" w:type="dxa"/>
          </w:tcPr>
          <w:p w14:paraId="58557CB2" w14:textId="77777777" w:rsidR="005A7574" w:rsidRDefault="005A7574" w:rsidP="005A7574">
            <w:r>
              <w:t>{{gender.q.iganga.pwd}}</w:t>
            </w:r>
          </w:p>
        </w:tc>
      </w:tr>
      <w:tr w:rsidR="00E15C0D" w:rsidRPr="00894147" w14:paraId="4FEE01D8" w14:textId="77777777" w:rsidTr="007D4ECC">
        <w:tc>
          <w:tcPr>
            <w:tcW w:w="1840" w:type="dxa"/>
          </w:tcPr>
          <w:p w14:paraId="526ECC02" w14:textId="77777777" w:rsidR="00E15C0D" w:rsidRPr="00894147" w:rsidRDefault="00E15C0D">
            <w:pPr>
              <w:jc w:val="both"/>
              <w:rPr>
                <w:rFonts w:ascii="Gill Sans MT" w:hAnsi="Gill Sans MT"/>
                <w:color w:val="141413"/>
                <w:sz w:val="24"/>
                <w:szCs w:val="24"/>
              </w:rPr>
            </w:pPr>
            <w:r w:rsidRPr="00894147">
              <w:rPr>
                <w:rFonts w:ascii="Gill Sans MT" w:hAnsi="Gill Sans MT"/>
                <w:color w:val="141413"/>
                <w:sz w:val="24"/>
                <w:szCs w:val="24"/>
              </w:rPr>
              <w:t>Jinja</w:t>
            </w:r>
          </w:p>
        </w:tc>
        <w:tc>
          <w:tcPr>
            <w:tcW w:w="1701" w:type="dxa"/>
          </w:tcPr>
          <w:p w14:paraId="7F954B54" w14:textId="77777777" w:rsidR="009337EA" w:rsidRDefault="005A7574">
            <w:r>
              <w:t>{{gender.m.jinja.youth}}</w:t>
            </w:r>
          </w:p>
        </w:tc>
        <w:tc>
          <w:tcPr>
            <w:tcW w:w="1276" w:type="dxa"/>
          </w:tcPr>
          <w:p w14:paraId="1D77D738" w14:textId="77777777" w:rsidR="009337EA" w:rsidRDefault="005A7574">
            <w:r>
              <w:t>{{gender.m.jinja.female}}</w:t>
            </w:r>
          </w:p>
        </w:tc>
        <w:tc>
          <w:tcPr>
            <w:tcW w:w="1417" w:type="dxa"/>
          </w:tcPr>
          <w:p w14:paraId="19884302" w14:textId="77777777" w:rsidR="009337EA" w:rsidRDefault="005A7574">
            <w:r>
              <w:t>{{gender.m.jinja.pwd}}</w:t>
            </w:r>
          </w:p>
        </w:tc>
        <w:tc>
          <w:tcPr>
            <w:tcW w:w="1417" w:type="dxa"/>
          </w:tcPr>
          <w:p w14:paraId="1B7F5807" w14:textId="77777777" w:rsidR="009337EA" w:rsidRDefault="005A7574">
            <w:r>
              <w:t>{{gender.q.jinja.youth}}</w:t>
            </w:r>
          </w:p>
        </w:tc>
        <w:tc>
          <w:tcPr>
            <w:tcW w:w="1417" w:type="dxa"/>
          </w:tcPr>
          <w:p w14:paraId="7F60D623" w14:textId="77777777" w:rsidR="009337EA" w:rsidRDefault="005A7574">
            <w:r>
              <w:t>{{gender.q.jinja.female}}</w:t>
            </w:r>
          </w:p>
        </w:tc>
        <w:tc>
          <w:tcPr>
            <w:tcW w:w="1702" w:type="dxa"/>
          </w:tcPr>
          <w:p w14:paraId="4103F580" w14:textId="77777777" w:rsidR="009337EA" w:rsidRDefault="005A7574">
            <w:r>
              <w:t>{{gender.q.jinja.pwd}}</w:t>
            </w:r>
          </w:p>
        </w:tc>
      </w:tr>
      <w:tr w:rsidR="005A7574" w:rsidRPr="00894147" w14:paraId="1D9C62C9" w14:textId="77777777" w:rsidTr="007D4ECC">
        <w:tc>
          <w:tcPr>
            <w:tcW w:w="1840" w:type="dxa"/>
          </w:tcPr>
          <w:p w14:paraId="78C9AD35" w14:textId="77777777" w:rsidR="005A7574" w:rsidRPr="00894147" w:rsidRDefault="005A7574" w:rsidP="005A7574">
            <w:pPr>
              <w:jc w:val="both"/>
              <w:rPr>
                <w:rFonts w:ascii="Gill Sans MT" w:hAnsi="Gill Sans MT"/>
                <w:color w:val="141413"/>
                <w:sz w:val="24"/>
                <w:szCs w:val="24"/>
              </w:rPr>
            </w:pPr>
            <w:r w:rsidRPr="00894147">
              <w:rPr>
                <w:rFonts w:ascii="Gill Sans MT" w:hAnsi="Gill Sans MT"/>
                <w:color w:val="141413"/>
                <w:sz w:val="24"/>
                <w:szCs w:val="24"/>
              </w:rPr>
              <w:t xml:space="preserve">Mayuge </w:t>
            </w:r>
          </w:p>
        </w:tc>
        <w:tc>
          <w:tcPr>
            <w:tcW w:w="1701" w:type="dxa"/>
          </w:tcPr>
          <w:p w14:paraId="6C06C01D" w14:textId="77777777" w:rsidR="005A7574" w:rsidRDefault="003316F7" w:rsidP="005A7574">
            <w:r>
              <w:t>{{gender.m.mayuge.youth}}</w:t>
            </w:r>
          </w:p>
        </w:tc>
        <w:tc>
          <w:tcPr>
            <w:tcW w:w="1276" w:type="dxa"/>
          </w:tcPr>
          <w:p w14:paraId="5A050E19" w14:textId="77777777" w:rsidR="005A7574" w:rsidRDefault="003316F7" w:rsidP="005A7574">
            <w:r>
              <w:t>{{gender.m.mayuge.female}}</w:t>
            </w:r>
          </w:p>
        </w:tc>
        <w:tc>
          <w:tcPr>
            <w:tcW w:w="1417" w:type="dxa"/>
          </w:tcPr>
          <w:p w14:paraId="0EFAAEC6" w14:textId="77777777" w:rsidR="005A7574" w:rsidRDefault="003316F7" w:rsidP="005A7574">
            <w:r>
              <w:t>{{gender.m.mayuge.pwd}}</w:t>
            </w:r>
          </w:p>
        </w:tc>
        <w:tc>
          <w:tcPr>
            <w:tcW w:w="1417" w:type="dxa"/>
          </w:tcPr>
          <w:p w14:paraId="420FA5AA" w14:textId="77777777" w:rsidR="005A7574" w:rsidRDefault="003316F7" w:rsidP="005A7574">
            <w:r>
              <w:t>{{gender.q.mayuge.youth}}</w:t>
            </w:r>
          </w:p>
        </w:tc>
        <w:tc>
          <w:tcPr>
            <w:tcW w:w="1417" w:type="dxa"/>
          </w:tcPr>
          <w:p w14:paraId="6D534C63" w14:textId="77777777" w:rsidR="005A7574" w:rsidRDefault="003316F7" w:rsidP="005A7574">
            <w:r>
              <w:t>{{gender.q.mayuge.female}}</w:t>
            </w:r>
          </w:p>
        </w:tc>
        <w:tc>
          <w:tcPr>
            <w:tcW w:w="1702" w:type="dxa"/>
          </w:tcPr>
          <w:p w14:paraId="2FA665CE" w14:textId="77777777" w:rsidR="005A7574" w:rsidRDefault="003316F7" w:rsidP="005A7574">
            <w:r>
              <w:t>{{gender.q.mayuge.pwd}}</w:t>
            </w:r>
          </w:p>
        </w:tc>
      </w:tr>
      <w:tr w:rsidR="00E15C0D" w:rsidRPr="00894147" w14:paraId="75559CD2" w14:textId="77777777" w:rsidTr="007D4ECC">
        <w:tc>
          <w:tcPr>
            <w:tcW w:w="1840" w:type="dxa"/>
          </w:tcPr>
          <w:p w14:paraId="13866F6C" w14:textId="77777777" w:rsidR="00E15C0D" w:rsidRPr="00894147" w:rsidRDefault="00E15C0D">
            <w:pPr>
              <w:jc w:val="both"/>
              <w:rPr>
                <w:rFonts w:ascii="Gill Sans MT" w:hAnsi="Gill Sans MT"/>
                <w:color w:val="141413"/>
                <w:sz w:val="24"/>
                <w:szCs w:val="24"/>
              </w:rPr>
            </w:pPr>
            <w:r w:rsidRPr="00894147">
              <w:rPr>
                <w:rFonts w:ascii="Gill Sans MT" w:hAnsi="Gill Sans MT"/>
                <w:color w:val="141413"/>
                <w:sz w:val="24"/>
                <w:szCs w:val="24"/>
              </w:rPr>
              <w:t>Luuka</w:t>
            </w:r>
          </w:p>
        </w:tc>
        <w:tc>
          <w:tcPr>
            <w:tcW w:w="1701" w:type="dxa"/>
          </w:tcPr>
          <w:p w14:paraId="276D30C4" w14:textId="77777777" w:rsidR="009337EA" w:rsidRDefault="003316F7">
            <w:r>
              <w:t>{{gender.m.luuka.youth}}</w:t>
            </w:r>
          </w:p>
        </w:tc>
        <w:tc>
          <w:tcPr>
            <w:tcW w:w="1276" w:type="dxa"/>
          </w:tcPr>
          <w:p w14:paraId="22F4A154" w14:textId="77777777" w:rsidR="009337EA" w:rsidRDefault="003316F7">
            <w:r>
              <w:t>{{gender.m.luuka.female}}</w:t>
            </w:r>
          </w:p>
        </w:tc>
        <w:tc>
          <w:tcPr>
            <w:tcW w:w="1417" w:type="dxa"/>
          </w:tcPr>
          <w:p w14:paraId="1DDDC9FE" w14:textId="77777777" w:rsidR="009337EA" w:rsidRDefault="003316F7">
            <w:r>
              <w:t>{{gender.m.luuka.pwd}}</w:t>
            </w:r>
          </w:p>
        </w:tc>
        <w:tc>
          <w:tcPr>
            <w:tcW w:w="1417" w:type="dxa"/>
          </w:tcPr>
          <w:p w14:paraId="609ACAC5" w14:textId="77777777" w:rsidR="009337EA" w:rsidRDefault="003316F7">
            <w:r>
              <w:t>{{gender.q.luuka.youth}}</w:t>
            </w:r>
          </w:p>
        </w:tc>
        <w:tc>
          <w:tcPr>
            <w:tcW w:w="1417" w:type="dxa"/>
          </w:tcPr>
          <w:p w14:paraId="2D61DBEE" w14:textId="77777777" w:rsidR="009337EA" w:rsidRDefault="003316F7">
            <w:r>
              <w:t>{{gender.q.luuka.female}}</w:t>
            </w:r>
          </w:p>
        </w:tc>
        <w:tc>
          <w:tcPr>
            <w:tcW w:w="1702" w:type="dxa"/>
          </w:tcPr>
          <w:p w14:paraId="1E3F16AD" w14:textId="77777777" w:rsidR="009337EA" w:rsidRDefault="003316F7">
            <w:r>
              <w:t>{{gender.q.luuka.pwd}}</w:t>
            </w:r>
          </w:p>
        </w:tc>
      </w:tr>
      <w:tr w:rsidR="00150181" w:rsidRPr="00894147" w14:paraId="53E897C6" w14:textId="77777777">
        <w:tc>
          <w:tcPr>
            <w:tcW w:w="1840" w:type="dxa"/>
          </w:tcPr>
          <w:p w14:paraId="706E2A68" w14:textId="77777777" w:rsidR="00150181" w:rsidRPr="00894147" w:rsidRDefault="00150181" w:rsidP="00150181">
            <w:pPr>
              <w:jc w:val="both"/>
              <w:rPr>
                <w:rFonts w:ascii="Gill Sans MT" w:hAnsi="Gill Sans MT"/>
                <w:b/>
                <w:bCs/>
                <w:color w:val="141413"/>
                <w:sz w:val="24"/>
                <w:szCs w:val="24"/>
              </w:rPr>
            </w:pPr>
            <w:r w:rsidRPr="00894147">
              <w:rPr>
                <w:rFonts w:ascii="Gill Sans MT" w:hAnsi="Gill Sans MT"/>
                <w:b/>
                <w:bCs/>
                <w:color w:val="141413"/>
                <w:sz w:val="24"/>
                <w:szCs w:val="24"/>
              </w:rPr>
              <w:t xml:space="preserve">Overall total </w:t>
            </w:r>
          </w:p>
        </w:tc>
        <w:tc>
          <w:tcPr>
            <w:tcW w:w="1701" w:type="dxa"/>
            <w:vAlign w:val="bottom"/>
          </w:tcPr>
          <w:p w14:paraId="4D5DDD61" w14:textId="77777777" w:rsidR="005A32D4" w:rsidRDefault="00000000">
            <w:r>
              <w:t>{{gender.m.total.youth}}</w:t>
            </w:r>
          </w:p>
        </w:tc>
        <w:tc>
          <w:tcPr>
            <w:tcW w:w="1276" w:type="dxa"/>
            <w:vAlign w:val="bottom"/>
          </w:tcPr>
          <w:p w14:paraId="2502A6FC" w14:textId="77777777" w:rsidR="005A32D4" w:rsidRDefault="00000000">
            <w:r>
              <w:t>{{gender.m.total.female}}</w:t>
            </w:r>
          </w:p>
        </w:tc>
        <w:tc>
          <w:tcPr>
            <w:tcW w:w="1417" w:type="dxa"/>
            <w:vAlign w:val="bottom"/>
          </w:tcPr>
          <w:p w14:paraId="71CCD5BB" w14:textId="77777777" w:rsidR="005A32D4" w:rsidRDefault="00000000">
            <w:r>
              <w:t>{{gender.m.total.pwd}}</w:t>
            </w:r>
          </w:p>
        </w:tc>
        <w:tc>
          <w:tcPr>
            <w:tcW w:w="1417" w:type="dxa"/>
            <w:vAlign w:val="bottom"/>
          </w:tcPr>
          <w:p w14:paraId="5A304C03" w14:textId="77777777" w:rsidR="005A32D4" w:rsidRDefault="00000000">
            <w:r>
              <w:t>{{gender.q.total.youth}}</w:t>
            </w:r>
          </w:p>
        </w:tc>
        <w:tc>
          <w:tcPr>
            <w:tcW w:w="1417" w:type="dxa"/>
            <w:vAlign w:val="bottom"/>
          </w:tcPr>
          <w:p w14:paraId="09E0EA48" w14:textId="77777777" w:rsidR="005A32D4" w:rsidRDefault="00000000">
            <w:r>
              <w:t>{{gender.q.total.female}}</w:t>
            </w:r>
          </w:p>
        </w:tc>
        <w:tc>
          <w:tcPr>
            <w:tcW w:w="1702" w:type="dxa"/>
            <w:vAlign w:val="bottom"/>
          </w:tcPr>
          <w:p w14:paraId="148881CF" w14:textId="77777777" w:rsidR="005A32D4" w:rsidRDefault="00000000">
            <w:r>
              <w:t>{{gender.q.total.pwd}}</w:t>
            </w:r>
          </w:p>
        </w:tc>
      </w:tr>
    </w:tbl>
    <w:p w14:paraId="1D135BE7" w14:textId="77777777" w:rsidR="006672BB" w:rsidRDefault="006672BB" w:rsidP="006672BB">
      <w:pPr>
        <w:spacing w:after="0" w:line="240" w:lineRule="auto"/>
        <w:jc w:val="both"/>
        <w:rPr>
          <w:rFonts w:ascii="Gill Sans MT" w:hAnsi="Gill Sans MT" w:cs="Times New Roman"/>
          <w:color w:val="141413"/>
          <w:sz w:val="24"/>
          <w:szCs w:val="24"/>
        </w:rPr>
      </w:pPr>
    </w:p>
    <w:p w14:paraId="0AB95FA6" w14:textId="77777777" w:rsidR="00B15C7A" w:rsidRDefault="00B15C7A" w:rsidP="001F38FC">
      <w:pPr>
        <w:spacing w:after="0" w:line="240" w:lineRule="auto"/>
        <w:ind w:left="-2"/>
        <w:jc w:val="both"/>
        <w:rPr>
          <w:rFonts w:ascii="Gill Sans MT" w:hAnsi="Gill Sans MT" w:cs="Times New Roman"/>
          <w:color w:val="141413"/>
          <w:sz w:val="24"/>
          <w:szCs w:val="24"/>
        </w:rPr>
      </w:pPr>
    </w:p>
    <w:p w14:paraId="049715A9" w14:textId="77777777" w:rsidR="00297C5B" w:rsidRPr="00DE5157" w:rsidRDefault="00DE5157" w:rsidP="00297C5B">
      <w:pPr>
        <w:spacing w:after="0" w:line="240" w:lineRule="auto"/>
        <w:ind w:left="-2"/>
        <w:jc w:val="both"/>
        <w:rPr>
          <w:rFonts w:ascii="Gill Sans MT" w:hAnsi="Gill Sans MT" w:cs="Times New Roman"/>
          <w:b/>
          <w:bCs/>
          <w:color w:val="141413"/>
          <w:sz w:val="24"/>
          <w:szCs w:val="24"/>
        </w:rPr>
      </w:pPr>
      <w:r w:rsidRPr="00DE5157">
        <w:rPr>
          <w:rFonts w:ascii="Gill Sans MT" w:hAnsi="Gill Sans MT" w:cs="Times New Roman"/>
          <w:b/>
          <w:bCs/>
          <w:color w:val="141413"/>
          <w:sz w:val="24"/>
          <w:szCs w:val="24"/>
        </w:rPr>
        <w:t>Life skills, sexual and reproductive health, social perception</w:t>
      </w:r>
      <w:r w:rsidR="00DB4E7F">
        <w:rPr>
          <w:rFonts w:ascii="Gill Sans MT" w:hAnsi="Gill Sans MT" w:cs="Times New Roman"/>
          <w:b/>
          <w:bCs/>
          <w:color w:val="141413"/>
          <w:sz w:val="24"/>
          <w:szCs w:val="24"/>
        </w:rPr>
        <w:t>, nutrition</w:t>
      </w:r>
      <w:r w:rsidRPr="00DE5157">
        <w:rPr>
          <w:rFonts w:ascii="Gill Sans MT" w:hAnsi="Gill Sans MT" w:cs="Times New Roman"/>
          <w:b/>
          <w:bCs/>
          <w:color w:val="141413"/>
          <w:sz w:val="24"/>
          <w:szCs w:val="24"/>
        </w:rPr>
        <w:t xml:space="preserve"> and </w:t>
      </w:r>
      <w:r w:rsidR="00D64EAE">
        <w:rPr>
          <w:rFonts w:ascii="Gill Sans MT" w:hAnsi="Gill Sans MT" w:cs="Times New Roman"/>
          <w:b/>
          <w:bCs/>
          <w:color w:val="141413"/>
          <w:sz w:val="24"/>
          <w:szCs w:val="24"/>
        </w:rPr>
        <w:t>mental health</w:t>
      </w:r>
      <w:r w:rsidRPr="00DE5157">
        <w:rPr>
          <w:rFonts w:ascii="Gill Sans MT" w:hAnsi="Gill Sans MT" w:cs="Times New Roman"/>
          <w:b/>
          <w:bCs/>
          <w:color w:val="141413"/>
          <w:sz w:val="24"/>
          <w:szCs w:val="24"/>
        </w:rPr>
        <w:t xml:space="preserve"> training</w:t>
      </w:r>
      <w:r w:rsidR="00D64EAE">
        <w:rPr>
          <w:rFonts w:ascii="Gill Sans MT" w:hAnsi="Gill Sans MT" w:cs="Times New Roman"/>
          <w:b/>
          <w:bCs/>
          <w:color w:val="141413"/>
          <w:sz w:val="24"/>
          <w:szCs w:val="24"/>
        </w:rPr>
        <w:t>s.</w:t>
      </w:r>
    </w:p>
    <w:p w14:paraId="3326AA45" w14:textId="77777777" w:rsidR="00F17D8A" w:rsidRDefault="21893805" w:rsidP="00F14299">
      <w:pPr>
        <w:spacing w:line="276" w:lineRule="auto"/>
        <w:jc w:val="both"/>
        <w:rPr>
          <w:rFonts w:ascii="Gill Sans MT" w:hAnsi="Gill Sans MT" w:cs="Times New Roman"/>
          <w:color w:val="141413"/>
          <w:sz w:val="24"/>
          <w:szCs w:val="24"/>
        </w:rPr>
      </w:pPr>
      <w:r>
        <w:t>Detailed disaggregation for this subsection was not provided in the June performance source report used to populate this template.</w:t>
      </w:r>
    </w:p>
    <w:p w14:paraId="6D5EE38B" w14:textId="77777777" w:rsidR="00201419" w:rsidRPr="006465E0" w:rsidRDefault="00201419" w:rsidP="00201419">
      <w:pPr>
        <w:spacing w:after="0" w:line="240" w:lineRule="auto"/>
        <w:jc w:val="both"/>
        <w:rPr>
          <w:rFonts w:ascii="Gill Sans MT" w:hAnsi="Gill Sans MT" w:cs="Times New Roman"/>
          <w:b/>
          <w:bCs/>
          <w:i/>
          <w:iCs/>
          <w:color w:val="141413"/>
          <w:sz w:val="24"/>
          <w:szCs w:val="24"/>
        </w:rPr>
      </w:pPr>
      <w:r w:rsidRPr="006465E0">
        <w:rPr>
          <w:rFonts w:ascii="Gill Sans MT" w:hAnsi="Gill Sans MT" w:cs="Times New Roman"/>
          <w:b/>
          <w:bCs/>
          <w:i/>
          <w:iCs/>
          <w:color w:val="141413"/>
          <w:sz w:val="24"/>
          <w:szCs w:val="24"/>
        </w:rPr>
        <w:t xml:space="preserve">Table showing </w:t>
      </w:r>
      <w:r w:rsidR="007A1A24" w:rsidRPr="006465E0">
        <w:rPr>
          <w:rFonts w:ascii="Gill Sans MT" w:hAnsi="Gill Sans MT" w:cs="Times New Roman"/>
          <w:b/>
          <w:bCs/>
          <w:i/>
          <w:iCs/>
          <w:color w:val="141413"/>
          <w:sz w:val="24"/>
          <w:szCs w:val="24"/>
        </w:rPr>
        <w:t>nutrition</w:t>
      </w:r>
      <w:r w:rsidRPr="006465E0">
        <w:rPr>
          <w:rFonts w:ascii="Gill Sans MT" w:hAnsi="Gill Sans MT" w:cs="Times New Roman"/>
          <w:b/>
          <w:bCs/>
          <w:i/>
          <w:iCs/>
          <w:color w:val="141413"/>
          <w:sz w:val="24"/>
          <w:szCs w:val="24"/>
        </w:rPr>
        <w:t xml:space="preserve"> training breakdown per district</w:t>
      </w:r>
    </w:p>
    <w:p w14:paraId="6C4C3A76" w14:textId="77777777" w:rsidR="00C01536" w:rsidRPr="006465E0" w:rsidRDefault="00C01536" w:rsidP="00201419">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98"/>
        <w:gridCol w:w="1701"/>
        <w:gridCol w:w="1276"/>
        <w:gridCol w:w="1418"/>
        <w:gridCol w:w="1417"/>
        <w:gridCol w:w="1418"/>
        <w:gridCol w:w="1417"/>
      </w:tblGrid>
      <w:tr w:rsidR="00365966" w:rsidRPr="006465E0" w14:paraId="4F10C938" w14:textId="77777777" w:rsidTr="00471357">
        <w:tc>
          <w:tcPr>
            <w:tcW w:w="6093" w:type="dxa"/>
            <w:gridSpan w:val="4"/>
          </w:tcPr>
          <w:p w14:paraId="436BC185" w14:textId="77777777" w:rsidR="00365966" w:rsidRPr="006465E0"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4252" w:type="dxa"/>
            <w:gridSpan w:val="3"/>
          </w:tcPr>
          <w:p w14:paraId="17EBE083" w14:textId="77777777" w:rsidR="00365966" w:rsidRPr="006465E0"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365966" w:rsidRPr="006465E0" w14:paraId="5BD973BB" w14:textId="77777777" w:rsidTr="00471357">
        <w:tc>
          <w:tcPr>
            <w:tcW w:w="1698" w:type="dxa"/>
          </w:tcPr>
          <w:p w14:paraId="52045C0F"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District</w:t>
            </w:r>
          </w:p>
        </w:tc>
        <w:tc>
          <w:tcPr>
            <w:tcW w:w="1701" w:type="dxa"/>
          </w:tcPr>
          <w:p w14:paraId="0C4C88D0"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276" w:type="dxa"/>
          </w:tcPr>
          <w:p w14:paraId="6F295379"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8" w:type="dxa"/>
          </w:tcPr>
          <w:p w14:paraId="1F7446D7"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PWD</w:t>
            </w:r>
          </w:p>
        </w:tc>
        <w:tc>
          <w:tcPr>
            <w:tcW w:w="1417" w:type="dxa"/>
          </w:tcPr>
          <w:p w14:paraId="4ACE5F93"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418" w:type="dxa"/>
          </w:tcPr>
          <w:p w14:paraId="6A357074"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7" w:type="dxa"/>
          </w:tcPr>
          <w:p w14:paraId="1F27FB1E"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PWD</w:t>
            </w:r>
          </w:p>
        </w:tc>
      </w:tr>
      <w:tr w:rsidR="00F17D8A" w:rsidRPr="006465E0" w14:paraId="606E1532" w14:textId="77777777" w:rsidTr="00471357">
        <w:tc>
          <w:tcPr>
            <w:tcW w:w="1698" w:type="dxa"/>
          </w:tcPr>
          <w:p w14:paraId="4039B1DD" w14:textId="77777777" w:rsidR="00F17D8A" w:rsidRPr="006465E0" w:rsidRDefault="00F17D8A" w:rsidP="00F17D8A">
            <w:pPr>
              <w:jc w:val="both"/>
              <w:rPr>
                <w:rFonts w:ascii="Gill Sans MT" w:hAnsi="Gill Sans MT"/>
                <w:color w:val="141413"/>
                <w:sz w:val="24"/>
                <w:szCs w:val="24"/>
              </w:rPr>
            </w:pPr>
            <w:r w:rsidRPr="006465E0">
              <w:rPr>
                <w:rFonts w:ascii="Gill Sans MT" w:hAnsi="Gill Sans MT"/>
                <w:color w:val="141413"/>
                <w:sz w:val="24"/>
                <w:szCs w:val="24"/>
              </w:rPr>
              <w:t xml:space="preserve">Iganga </w:t>
            </w:r>
          </w:p>
        </w:tc>
        <w:tc>
          <w:tcPr>
            <w:tcW w:w="1701" w:type="dxa"/>
          </w:tcPr>
          <w:p w14:paraId="00693877" w14:textId="77777777" w:rsidR="009337EA" w:rsidRDefault="00BA4BDC">
            <w:r>
              <w:t>{{nutrition.m.iganga.youth}}</w:t>
            </w:r>
          </w:p>
        </w:tc>
        <w:tc>
          <w:tcPr>
            <w:tcW w:w="1276" w:type="dxa"/>
          </w:tcPr>
          <w:p w14:paraId="5FA7E427" w14:textId="77777777" w:rsidR="009337EA" w:rsidRDefault="00BA4BDC">
            <w:r>
              <w:t>{{nutrition.m.iganga.female}}</w:t>
            </w:r>
          </w:p>
        </w:tc>
        <w:tc>
          <w:tcPr>
            <w:tcW w:w="1418" w:type="dxa"/>
          </w:tcPr>
          <w:p w14:paraId="46E88B7A" w14:textId="77777777" w:rsidR="009337EA" w:rsidRDefault="00BA4BDC">
            <w:r>
              <w:t>{{nutrition.m.iganga.pwd}}</w:t>
            </w:r>
          </w:p>
        </w:tc>
        <w:tc>
          <w:tcPr>
            <w:tcW w:w="1417" w:type="dxa"/>
          </w:tcPr>
          <w:p w14:paraId="623BB158" w14:textId="77777777" w:rsidR="009337EA" w:rsidRDefault="00BA4BDC">
            <w:r>
              <w:t>{{nutrition.q.iganga.youth}}</w:t>
            </w:r>
          </w:p>
        </w:tc>
        <w:tc>
          <w:tcPr>
            <w:tcW w:w="1418" w:type="dxa"/>
          </w:tcPr>
          <w:p w14:paraId="270F57A2" w14:textId="77777777" w:rsidR="009337EA" w:rsidRDefault="00BA4BDC">
            <w:r>
              <w:t>{{nutrition.q.iganga.female}}</w:t>
            </w:r>
          </w:p>
        </w:tc>
        <w:tc>
          <w:tcPr>
            <w:tcW w:w="1417" w:type="dxa"/>
          </w:tcPr>
          <w:p w14:paraId="12A1B374" w14:textId="77777777" w:rsidR="009337EA" w:rsidRDefault="00BA4BDC">
            <w:r>
              <w:t>{{nutrition.q.iganga.pwd}}</w:t>
            </w:r>
          </w:p>
        </w:tc>
      </w:tr>
      <w:tr w:rsidR="00365966" w:rsidRPr="006465E0" w14:paraId="3BDC1BC4" w14:textId="77777777" w:rsidTr="00471357">
        <w:tc>
          <w:tcPr>
            <w:tcW w:w="1698" w:type="dxa"/>
          </w:tcPr>
          <w:p w14:paraId="7A3017DF"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Jinja</w:t>
            </w:r>
          </w:p>
        </w:tc>
        <w:tc>
          <w:tcPr>
            <w:tcW w:w="1701" w:type="dxa"/>
          </w:tcPr>
          <w:p w14:paraId="2210B7C1" w14:textId="77777777" w:rsidR="009337EA" w:rsidRDefault="00BA4BDC">
            <w:r>
              <w:t>{{nutrition.m.jinja.youth}}</w:t>
            </w:r>
          </w:p>
        </w:tc>
        <w:tc>
          <w:tcPr>
            <w:tcW w:w="1276" w:type="dxa"/>
          </w:tcPr>
          <w:p w14:paraId="766636C2" w14:textId="77777777" w:rsidR="009337EA" w:rsidRDefault="00BA4BDC">
            <w:r>
              <w:t>{{nutrition.m.jinja.female}}</w:t>
            </w:r>
          </w:p>
        </w:tc>
        <w:tc>
          <w:tcPr>
            <w:tcW w:w="1418" w:type="dxa"/>
          </w:tcPr>
          <w:p w14:paraId="4A4FB3E7" w14:textId="77777777" w:rsidR="009337EA" w:rsidRDefault="00BA4BDC">
            <w:r>
              <w:t>{{nutrition.m.jinja.pwd}}</w:t>
            </w:r>
          </w:p>
        </w:tc>
        <w:tc>
          <w:tcPr>
            <w:tcW w:w="1417" w:type="dxa"/>
          </w:tcPr>
          <w:p w14:paraId="6EB56F78" w14:textId="77777777" w:rsidR="009337EA" w:rsidRDefault="00BA4BDC">
            <w:r>
              <w:t>{{nutrition.q.jinja.youth}}</w:t>
            </w:r>
          </w:p>
        </w:tc>
        <w:tc>
          <w:tcPr>
            <w:tcW w:w="1418" w:type="dxa"/>
          </w:tcPr>
          <w:p w14:paraId="41824488" w14:textId="77777777" w:rsidR="009337EA" w:rsidRDefault="00BA4BDC">
            <w:r>
              <w:t>{{nutrition.q.jinja.female}}</w:t>
            </w:r>
          </w:p>
        </w:tc>
        <w:tc>
          <w:tcPr>
            <w:tcW w:w="1417" w:type="dxa"/>
          </w:tcPr>
          <w:p w14:paraId="3D8BEBA6" w14:textId="77777777" w:rsidR="009337EA" w:rsidRDefault="00BA4BDC">
            <w:r>
              <w:t>{{nutrition.q.jinja.pwd}}</w:t>
            </w:r>
          </w:p>
        </w:tc>
      </w:tr>
      <w:tr w:rsidR="00365966" w:rsidRPr="006465E0" w14:paraId="563E379E" w14:textId="77777777" w:rsidTr="00471357">
        <w:tc>
          <w:tcPr>
            <w:tcW w:w="1698" w:type="dxa"/>
          </w:tcPr>
          <w:p w14:paraId="06220D97"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 xml:space="preserve">Mayuge </w:t>
            </w:r>
          </w:p>
        </w:tc>
        <w:tc>
          <w:tcPr>
            <w:tcW w:w="1701" w:type="dxa"/>
          </w:tcPr>
          <w:p w14:paraId="63701619" w14:textId="77777777" w:rsidR="009337EA" w:rsidRDefault="003316F7">
            <w:r>
              <w:t>{{nutrition.m.mayuge.youth}}</w:t>
            </w:r>
          </w:p>
        </w:tc>
        <w:tc>
          <w:tcPr>
            <w:tcW w:w="1276" w:type="dxa"/>
          </w:tcPr>
          <w:p w14:paraId="5E0C986B" w14:textId="77777777" w:rsidR="009337EA" w:rsidRDefault="003316F7">
            <w:r>
              <w:t>{{nutrition.m.mayuge.female}}</w:t>
            </w:r>
          </w:p>
        </w:tc>
        <w:tc>
          <w:tcPr>
            <w:tcW w:w="1418" w:type="dxa"/>
          </w:tcPr>
          <w:p w14:paraId="24402AD2" w14:textId="77777777" w:rsidR="009337EA" w:rsidRDefault="003316F7">
            <w:r>
              <w:t>{{nutrition.m.mayuge.pwd}}</w:t>
            </w:r>
          </w:p>
        </w:tc>
        <w:tc>
          <w:tcPr>
            <w:tcW w:w="1417" w:type="dxa"/>
          </w:tcPr>
          <w:p w14:paraId="4CB78DFC" w14:textId="77777777" w:rsidR="009337EA" w:rsidRDefault="00BA4BDC">
            <w:r>
              <w:t>{{nutrition.q.mayuge.youth}}</w:t>
            </w:r>
          </w:p>
        </w:tc>
        <w:tc>
          <w:tcPr>
            <w:tcW w:w="1418" w:type="dxa"/>
          </w:tcPr>
          <w:p w14:paraId="38CED244" w14:textId="77777777" w:rsidR="009337EA" w:rsidRDefault="00BA4BDC">
            <w:r>
              <w:t>{{nutrition.q.mayuge.female}}</w:t>
            </w:r>
          </w:p>
        </w:tc>
        <w:tc>
          <w:tcPr>
            <w:tcW w:w="1417" w:type="dxa"/>
          </w:tcPr>
          <w:p w14:paraId="71654CBF" w14:textId="77777777" w:rsidR="009337EA" w:rsidRDefault="00BA4BDC">
            <w:r>
              <w:t>{{nutrition.q.mayuge.pwd}}</w:t>
            </w:r>
          </w:p>
        </w:tc>
      </w:tr>
      <w:tr w:rsidR="00365966" w:rsidRPr="006465E0" w14:paraId="77496962" w14:textId="77777777" w:rsidTr="00471357">
        <w:tc>
          <w:tcPr>
            <w:tcW w:w="1698" w:type="dxa"/>
          </w:tcPr>
          <w:p w14:paraId="2BE88888"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Luuka</w:t>
            </w:r>
          </w:p>
        </w:tc>
        <w:tc>
          <w:tcPr>
            <w:tcW w:w="1701" w:type="dxa"/>
          </w:tcPr>
          <w:p w14:paraId="12CAA4F9" w14:textId="77777777" w:rsidR="009337EA" w:rsidRDefault="003316F7">
            <w:r>
              <w:t>{{nutrition.m.luuka.youth}}</w:t>
            </w:r>
          </w:p>
        </w:tc>
        <w:tc>
          <w:tcPr>
            <w:tcW w:w="1276" w:type="dxa"/>
          </w:tcPr>
          <w:p w14:paraId="03279697" w14:textId="77777777" w:rsidR="009337EA" w:rsidRDefault="003316F7">
            <w:r>
              <w:t>{{nutrition.m.luuka.female}}</w:t>
            </w:r>
          </w:p>
        </w:tc>
        <w:tc>
          <w:tcPr>
            <w:tcW w:w="1418" w:type="dxa"/>
          </w:tcPr>
          <w:p w14:paraId="20C8BFD3" w14:textId="77777777" w:rsidR="009337EA" w:rsidRDefault="003316F7">
            <w:r>
              <w:t>{{nutrition.m.luuka.pwd}}</w:t>
            </w:r>
          </w:p>
        </w:tc>
        <w:tc>
          <w:tcPr>
            <w:tcW w:w="1417" w:type="dxa"/>
          </w:tcPr>
          <w:p w14:paraId="5073D87F" w14:textId="77777777" w:rsidR="009337EA" w:rsidRDefault="00BA4BDC">
            <w:r>
              <w:t>{{nutrition.q.luuka.youth}}</w:t>
            </w:r>
          </w:p>
        </w:tc>
        <w:tc>
          <w:tcPr>
            <w:tcW w:w="1418" w:type="dxa"/>
          </w:tcPr>
          <w:p w14:paraId="07455EA0" w14:textId="77777777" w:rsidR="009337EA" w:rsidRDefault="00BA4BDC">
            <w:r>
              <w:t>{{nutrition.q.luuka.female}}</w:t>
            </w:r>
          </w:p>
        </w:tc>
        <w:tc>
          <w:tcPr>
            <w:tcW w:w="1417" w:type="dxa"/>
          </w:tcPr>
          <w:p w14:paraId="0B4BD57A" w14:textId="77777777" w:rsidR="009337EA" w:rsidRDefault="00BA4BDC">
            <w:r>
              <w:t>{{nutrition.q.luuka.pwd}}</w:t>
            </w:r>
          </w:p>
        </w:tc>
      </w:tr>
      <w:tr w:rsidR="00877012" w:rsidRPr="006465E0" w14:paraId="43868F11" w14:textId="77777777" w:rsidTr="00471357">
        <w:tc>
          <w:tcPr>
            <w:tcW w:w="1698" w:type="dxa"/>
          </w:tcPr>
          <w:p w14:paraId="565CBA0E" w14:textId="77777777" w:rsidR="00877012" w:rsidRPr="006465E0" w:rsidRDefault="00877012" w:rsidP="00877012">
            <w:pPr>
              <w:jc w:val="both"/>
              <w:rPr>
                <w:rFonts w:ascii="Gill Sans MT" w:hAnsi="Gill Sans MT"/>
                <w:b/>
                <w:bCs/>
                <w:color w:val="141413"/>
                <w:sz w:val="24"/>
                <w:szCs w:val="24"/>
              </w:rPr>
            </w:pPr>
            <w:r w:rsidRPr="006465E0">
              <w:rPr>
                <w:rFonts w:ascii="Gill Sans MT" w:hAnsi="Gill Sans MT"/>
                <w:b/>
                <w:bCs/>
                <w:color w:val="141413"/>
                <w:sz w:val="24"/>
                <w:szCs w:val="24"/>
              </w:rPr>
              <w:t xml:space="preserve">Overall total </w:t>
            </w:r>
          </w:p>
        </w:tc>
        <w:tc>
          <w:tcPr>
            <w:tcW w:w="1701" w:type="dxa"/>
          </w:tcPr>
          <w:p w14:paraId="3E5A82D4" w14:textId="77777777" w:rsidR="005A32D4" w:rsidRDefault="00000000">
            <w:r>
              <w:t>{{nutrition.m.total.youth}}</w:t>
            </w:r>
          </w:p>
        </w:tc>
        <w:tc>
          <w:tcPr>
            <w:tcW w:w="1276" w:type="dxa"/>
          </w:tcPr>
          <w:p w14:paraId="3159CD64" w14:textId="77777777" w:rsidR="005A32D4" w:rsidRDefault="00000000">
            <w:r>
              <w:t>{{nutrition.m.total.female}}</w:t>
            </w:r>
          </w:p>
        </w:tc>
        <w:tc>
          <w:tcPr>
            <w:tcW w:w="1418" w:type="dxa"/>
          </w:tcPr>
          <w:p w14:paraId="5D294F04" w14:textId="77777777" w:rsidR="005A32D4" w:rsidRDefault="00000000">
            <w:r>
              <w:t>{{nutrition.m.total.pwd}}</w:t>
            </w:r>
          </w:p>
        </w:tc>
        <w:tc>
          <w:tcPr>
            <w:tcW w:w="1417" w:type="dxa"/>
          </w:tcPr>
          <w:p w14:paraId="14C9368E" w14:textId="77777777" w:rsidR="005A32D4" w:rsidRDefault="00000000">
            <w:r>
              <w:t>{{nutrition.q.total.youth}}</w:t>
            </w:r>
          </w:p>
        </w:tc>
        <w:tc>
          <w:tcPr>
            <w:tcW w:w="1418" w:type="dxa"/>
          </w:tcPr>
          <w:p w14:paraId="063EA0DC" w14:textId="77777777" w:rsidR="005A32D4" w:rsidRDefault="00000000">
            <w:r>
              <w:t>{{nutrition.q.total.female}}</w:t>
            </w:r>
          </w:p>
        </w:tc>
        <w:tc>
          <w:tcPr>
            <w:tcW w:w="1417" w:type="dxa"/>
          </w:tcPr>
          <w:p w14:paraId="2BADBF09" w14:textId="77777777" w:rsidR="005A32D4" w:rsidRDefault="00000000">
            <w:r>
              <w:t>{{nutrition.q.total.pwd}}</w:t>
            </w:r>
          </w:p>
        </w:tc>
      </w:tr>
    </w:tbl>
    <w:p w14:paraId="1C2B4E01" w14:textId="77777777" w:rsidR="00471357" w:rsidRDefault="00471357" w:rsidP="00201419">
      <w:pPr>
        <w:spacing w:after="0" w:line="240" w:lineRule="auto"/>
        <w:jc w:val="both"/>
        <w:rPr>
          <w:rFonts w:ascii="Gill Sans MT" w:hAnsi="Gill Sans MT" w:cs="Times New Roman"/>
          <w:b/>
          <w:bCs/>
          <w:i/>
          <w:iCs/>
          <w:color w:val="141413"/>
          <w:sz w:val="24"/>
          <w:szCs w:val="24"/>
        </w:rPr>
      </w:pPr>
    </w:p>
    <w:p w14:paraId="445C3323" w14:textId="77777777" w:rsidR="00201419" w:rsidRPr="006465E0" w:rsidRDefault="00201419" w:rsidP="00201419">
      <w:pPr>
        <w:spacing w:after="0" w:line="240" w:lineRule="auto"/>
        <w:jc w:val="both"/>
        <w:rPr>
          <w:rFonts w:ascii="Gill Sans MT" w:hAnsi="Gill Sans MT" w:cs="Times New Roman"/>
          <w:b/>
          <w:bCs/>
          <w:i/>
          <w:iCs/>
          <w:color w:val="141413"/>
          <w:sz w:val="24"/>
          <w:szCs w:val="24"/>
        </w:rPr>
      </w:pPr>
      <w:r w:rsidRPr="006465E0">
        <w:rPr>
          <w:rFonts w:ascii="Gill Sans MT" w:hAnsi="Gill Sans MT" w:cs="Times New Roman"/>
          <w:b/>
          <w:bCs/>
          <w:i/>
          <w:iCs/>
          <w:color w:val="141413"/>
          <w:sz w:val="24"/>
          <w:szCs w:val="24"/>
        </w:rPr>
        <w:t xml:space="preserve">Table showing </w:t>
      </w:r>
      <w:r w:rsidR="007A1A24" w:rsidRPr="006465E0">
        <w:rPr>
          <w:rFonts w:ascii="Gill Sans MT" w:hAnsi="Gill Sans MT" w:cs="Times New Roman"/>
          <w:b/>
          <w:bCs/>
          <w:i/>
          <w:iCs/>
          <w:color w:val="141413"/>
          <w:sz w:val="24"/>
          <w:szCs w:val="24"/>
        </w:rPr>
        <w:t xml:space="preserve">social perception </w:t>
      </w:r>
      <w:r w:rsidR="00C01536" w:rsidRPr="006465E0">
        <w:rPr>
          <w:rFonts w:ascii="Gill Sans MT" w:hAnsi="Gill Sans MT" w:cs="Times New Roman"/>
          <w:b/>
          <w:bCs/>
          <w:i/>
          <w:iCs/>
          <w:color w:val="141413"/>
          <w:sz w:val="24"/>
          <w:szCs w:val="24"/>
        </w:rPr>
        <w:t>change training</w:t>
      </w:r>
      <w:r w:rsidRPr="006465E0">
        <w:rPr>
          <w:rFonts w:ascii="Gill Sans MT" w:hAnsi="Gill Sans MT" w:cs="Times New Roman"/>
          <w:b/>
          <w:bCs/>
          <w:i/>
          <w:iCs/>
          <w:color w:val="141413"/>
          <w:sz w:val="24"/>
          <w:szCs w:val="24"/>
        </w:rPr>
        <w:t xml:space="preserve"> breakdown per district</w:t>
      </w:r>
    </w:p>
    <w:p w14:paraId="20229717" w14:textId="77777777" w:rsidR="00C01536" w:rsidRPr="006465E0" w:rsidRDefault="00C01536" w:rsidP="00201419">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98"/>
        <w:gridCol w:w="1701"/>
        <w:gridCol w:w="1276"/>
        <w:gridCol w:w="1418"/>
        <w:gridCol w:w="1418"/>
        <w:gridCol w:w="1418"/>
        <w:gridCol w:w="1418"/>
      </w:tblGrid>
      <w:tr w:rsidR="00365966" w:rsidRPr="006465E0" w14:paraId="38DBE276" w14:textId="77777777">
        <w:tc>
          <w:tcPr>
            <w:tcW w:w="6093" w:type="dxa"/>
            <w:gridSpan w:val="4"/>
          </w:tcPr>
          <w:p w14:paraId="6A0B0ADF" w14:textId="77777777" w:rsidR="00365966" w:rsidRPr="006465E0" w:rsidRDefault="008B2FEB" w:rsidP="00365966">
            <w:pPr>
              <w:jc w:val="both"/>
              <w:rPr>
                <w:rFonts w:ascii="Gill Sans MT" w:hAnsi="Gill Sans MT"/>
                <w:b/>
                <w:bCs/>
                <w:color w:val="141413"/>
                <w:sz w:val="24"/>
                <w:szCs w:val="24"/>
              </w:rPr>
            </w:pPr>
            <w:r>
              <w:rPr>
                <w:rFonts w:ascii="Gill Sans MT" w:hAnsi="Gill Sans MT"/>
                <w:b/>
                <w:bCs/>
                <w:color w:val="141413"/>
                <w:sz w:val="24"/>
                <w:szCs w:val="24"/>
              </w:rPr>
              <w:t>June</w:t>
            </w:r>
          </w:p>
        </w:tc>
        <w:tc>
          <w:tcPr>
            <w:tcW w:w="4254" w:type="dxa"/>
            <w:gridSpan w:val="3"/>
          </w:tcPr>
          <w:p w14:paraId="44ACEBB9"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Jan- March</w:t>
            </w:r>
          </w:p>
        </w:tc>
      </w:tr>
      <w:tr w:rsidR="00365966" w:rsidRPr="006465E0" w14:paraId="13496807" w14:textId="77777777">
        <w:tc>
          <w:tcPr>
            <w:tcW w:w="1698" w:type="dxa"/>
          </w:tcPr>
          <w:p w14:paraId="668BA2EE"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District</w:t>
            </w:r>
          </w:p>
        </w:tc>
        <w:tc>
          <w:tcPr>
            <w:tcW w:w="1701" w:type="dxa"/>
          </w:tcPr>
          <w:p w14:paraId="15F66B0A"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276" w:type="dxa"/>
          </w:tcPr>
          <w:p w14:paraId="29752BA9"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8" w:type="dxa"/>
          </w:tcPr>
          <w:p w14:paraId="0F18C1BF"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PWD</w:t>
            </w:r>
          </w:p>
        </w:tc>
        <w:tc>
          <w:tcPr>
            <w:tcW w:w="1418" w:type="dxa"/>
          </w:tcPr>
          <w:p w14:paraId="43CD7D93"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418" w:type="dxa"/>
          </w:tcPr>
          <w:p w14:paraId="3D574B4A"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8" w:type="dxa"/>
          </w:tcPr>
          <w:p w14:paraId="58F03C62"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PWD</w:t>
            </w:r>
          </w:p>
        </w:tc>
      </w:tr>
      <w:tr w:rsidR="00365966" w:rsidRPr="006465E0" w14:paraId="66091CC7" w14:textId="77777777">
        <w:tc>
          <w:tcPr>
            <w:tcW w:w="1698" w:type="dxa"/>
          </w:tcPr>
          <w:p w14:paraId="022881A7"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 xml:space="preserve">Iganga </w:t>
            </w:r>
          </w:p>
        </w:tc>
        <w:tc>
          <w:tcPr>
            <w:tcW w:w="1701" w:type="dxa"/>
          </w:tcPr>
          <w:p w14:paraId="6702A47B" w14:textId="77777777" w:rsidR="009337EA" w:rsidRDefault="00BA4BDC">
            <w:r>
              <w:t>{{social.m.iganga.youth}}</w:t>
            </w:r>
          </w:p>
        </w:tc>
        <w:tc>
          <w:tcPr>
            <w:tcW w:w="1276" w:type="dxa"/>
          </w:tcPr>
          <w:p w14:paraId="6B6CE118" w14:textId="77777777" w:rsidR="009337EA" w:rsidRDefault="00BA4BDC">
            <w:r>
              <w:t>{{social.m.iganga.female}}</w:t>
            </w:r>
          </w:p>
        </w:tc>
        <w:tc>
          <w:tcPr>
            <w:tcW w:w="1418" w:type="dxa"/>
          </w:tcPr>
          <w:p w14:paraId="4B044177" w14:textId="77777777" w:rsidR="009337EA" w:rsidRDefault="00BA4BDC">
            <w:r>
              <w:t>{{social.m.iganga.pwd}}</w:t>
            </w:r>
          </w:p>
        </w:tc>
        <w:tc>
          <w:tcPr>
            <w:tcW w:w="1418" w:type="dxa"/>
          </w:tcPr>
          <w:p w14:paraId="7D5053DC" w14:textId="77777777" w:rsidR="009337EA" w:rsidRDefault="00BA4BDC">
            <w:r>
              <w:t>{{social.q.iganga.youth}}</w:t>
            </w:r>
          </w:p>
        </w:tc>
        <w:tc>
          <w:tcPr>
            <w:tcW w:w="1418" w:type="dxa"/>
          </w:tcPr>
          <w:p w14:paraId="0DAE12C4" w14:textId="77777777" w:rsidR="009337EA" w:rsidRDefault="00BA4BDC">
            <w:r>
              <w:t>{{social.q.iganga.female}}</w:t>
            </w:r>
          </w:p>
        </w:tc>
        <w:tc>
          <w:tcPr>
            <w:tcW w:w="1418" w:type="dxa"/>
          </w:tcPr>
          <w:p w14:paraId="6A1295C9" w14:textId="77777777" w:rsidR="009337EA" w:rsidRDefault="00BA4BDC">
            <w:r>
              <w:t>{{social.q.iganga.pwd}}</w:t>
            </w:r>
          </w:p>
        </w:tc>
      </w:tr>
      <w:tr w:rsidR="00365966" w:rsidRPr="006465E0" w14:paraId="1F38A9E7" w14:textId="77777777">
        <w:tc>
          <w:tcPr>
            <w:tcW w:w="1698" w:type="dxa"/>
          </w:tcPr>
          <w:p w14:paraId="06A1F98E"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Jinja</w:t>
            </w:r>
          </w:p>
        </w:tc>
        <w:tc>
          <w:tcPr>
            <w:tcW w:w="1701" w:type="dxa"/>
          </w:tcPr>
          <w:p w14:paraId="0EEF6859" w14:textId="77777777" w:rsidR="009337EA" w:rsidRDefault="00BA4BDC">
            <w:r>
              <w:t>{{social.m.jinja.youth}}</w:t>
            </w:r>
          </w:p>
        </w:tc>
        <w:tc>
          <w:tcPr>
            <w:tcW w:w="1276" w:type="dxa"/>
          </w:tcPr>
          <w:p w14:paraId="1182D4CF" w14:textId="77777777" w:rsidR="009337EA" w:rsidRDefault="00BA4BDC">
            <w:r>
              <w:t>{{social.m.jinja.female}}</w:t>
            </w:r>
          </w:p>
        </w:tc>
        <w:tc>
          <w:tcPr>
            <w:tcW w:w="1418" w:type="dxa"/>
          </w:tcPr>
          <w:p w14:paraId="632ABEB2" w14:textId="77777777" w:rsidR="009337EA" w:rsidRDefault="00BA4BDC">
            <w:r>
              <w:t>{{social.m.jinja.pwd}}</w:t>
            </w:r>
          </w:p>
        </w:tc>
        <w:tc>
          <w:tcPr>
            <w:tcW w:w="1418" w:type="dxa"/>
          </w:tcPr>
          <w:p w14:paraId="79E2A706" w14:textId="77777777" w:rsidR="009337EA" w:rsidRDefault="00BA4BDC">
            <w:r>
              <w:t>{{social.q.jinja.youth}}</w:t>
            </w:r>
          </w:p>
        </w:tc>
        <w:tc>
          <w:tcPr>
            <w:tcW w:w="1418" w:type="dxa"/>
          </w:tcPr>
          <w:p w14:paraId="072E94C2" w14:textId="77777777" w:rsidR="009337EA" w:rsidRDefault="00BA4BDC">
            <w:r>
              <w:t>{{social.q.jinja.female}}</w:t>
            </w:r>
          </w:p>
        </w:tc>
        <w:tc>
          <w:tcPr>
            <w:tcW w:w="1418" w:type="dxa"/>
          </w:tcPr>
          <w:p w14:paraId="210D8875" w14:textId="77777777" w:rsidR="009337EA" w:rsidRDefault="00BA4BDC">
            <w:r>
              <w:t>{{social.q.jinja.pwd}}</w:t>
            </w:r>
          </w:p>
        </w:tc>
      </w:tr>
      <w:tr w:rsidR="00365966" w:rsidRPr="006465E0" w14:paraId="2A214276" w14:textId="77777777">
        <w:tc>
          <w:tcPr>
            <w:tcW w:w="1698" w:type="dxa"/>
          </w:tcPr>
          <w:p w14:paraId="5BDABBA3"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 xml:space="preserve">Mayuge </w:t>
            </w:r>
          </w:p>
        </w:tc>
        <w:tc>
          <w:tcPr>
            <w:tcW w:w="1701" w:type="dxa"/>
          </w:tcPr>
          <w:p w14:paraId="715D494F" w14:textId="77777777" w:rsidR="009337EA" w:rsidRDefault="00BA4BDC">
            <w:r>
              <w:t>{{social.m.mayuge.youth}}</w:t>
            </w:r>
          </w:p>
        </w:tc>
        <w:tc>
          <w:tcPr>
            <w:tcW w:w="1276" w:type="dxa"/>
          </w:tcPr>
          <w:p w14:paraId="22D24786" w14:textId="77777777" w:rsidR="009337EA" w:rsidRDefault="00BA4BDC">
            <w:r>
              <w:t>{{social.m.mayuge.female}}</w:t>
            </w:r>
          </w:p>
        </w:tc>
        <w:tc>
          <w:tcPr>
            <w:tcW w:w="1418" w:type="dxa"/>
          </w:tcPr>
          <w:p w14:paraId="780EA1D7" w14:textId="77777777" w:rsidR="009337EA" w:rsidRDefault="00BA4BDC">
            <w:r>
              <w:t>{{social.m.mayuge.pwd}}</w:t>
            </w:r>
          </w:p>
        </w:tc>
        <w:tc>
          <w:tcPr>
            <w:tcW w:w="1418" w:type="dxa"/>
          </w:tcPr>
          <w:p w14:paraId="64639DDA" w14:textId="77777777" w:rsidR="009337EA" w:rsidRDefault="00BA4BDC">
            <w:r>
              <w:t>{{social.q.mayuge.youth}}</w:t>
            </w:r>
          </w:p>
        </w:tc>
        <w:tc>
          <w:tcPr>
            <w:tcW w:w="1418" w:type="dxa"/>
          </w:tcPr>
          <w:p w14:paraId="5CABB200" w14:textId="77777777" w:rsidR="009337EA" w:rsidRDefault="00BA4BDC">
            <w:r>
              <w:t>{{social.q.mayuge.female}}</w:t>
            </w:r>
          </w:p>
        </w:tc>
        <w:tc>
          <w:tcPr>
            <w:tcW w:w="1418" w:type="dxa"/>
          </w:tcPr>
          <w:p w14:paraId="41D882DD" w14:textId="77777777" w:rsidR="009337EA" w:rsidRDefault="00BA4BDC">
            <w:r>
              <w:t>{{social.q.mayuge.pwd}}</w:t>
            </w:r>
          </w:p>
        </w:tc>
      </w:tr>
      <w:tr w:rsidR="00365966" w:rsidRPr="006465E0" w14:paraId="7B71FA79" w14:textId="77777777">
        <w:tc>
          <w:tcPr>
            <w:tcW w:w="1698" w:type="dxa"/>
          </w:tcPr>
          <w:p w14:paraId="58FF6B1A"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Luuka</w:t>
            </w:r>
          </w:p>
        </w:tc>
        <w:tc>
          <w:tcPr>
            <w:tcW w:w="1701" w:type="dxa"/>
          </w:tcPr>
          <w:p w14:paraId="59BCB42A" w14:textId="77777777" w:rsidR="009337EA" w:rsidRDefault="00BA4BDC">
            <w:r>
              <w:t>{{social.m.luuka.youth}}</w:t>
            </w:r>
          </w:p>
        </w:tc>
        <w:tc>
          <w:tcPr>
            <w:tcW w:w="1276" w:type="dxa"/>
          </w:tcPr>
          <w:p w14:paraId="3758826E" w14:textId="77777777" w:rsidR="009337EA" w:rsidRDefault="00BA4BDC">
            <w:r>
              <w:t>{{social.m.luuka.female}}</w:t>
            </w:r>
          </w:p>
        </w:tc>
        <w:tc>
          <w:tcPr>
            <w:tcW w:w="1418" w:type="dxa"/>
          </w:tcPr>
          <w:p w14:paraId="59908143" w14:textId="77777777" w:rsidR="009337EA" w:rsidRDefault="00BA4BDC">
            <w:r>
              <w:t>{{social.m.luuka.pwd}}</w:t>
            </w:r>
          </w:p>
        </w:tc>
        <w:tc>
          <w:tcPr>
            <w:tcW w:w="1418" w:type="dxa"/>
          </w:tcPr>
          <w:p w14:paraId="17BBD63D" w14:textId="77777777" w:rsidR="009337EA" w:rsidRDefault="00BA4BDC">
            <w:r>
              <w:t>{{social.q.luuka.youth}}</w:t>
            </w:r>
          </w:p>
        </w:tc>
        <w:tc>
          <w:tcPr>
            <w:tcW w:w="1418" w:type="dxa"/>
          </w:tcPr>
          <w:p w14:paraId="1C168F0B" w14:textId="77777777" w:rsidR="009337EA" w:rsidRDefault="00BA4BDC">
            <w:r>
              <w:t>{{social.q.luuka.female}}</w:t>
            </w:r>
          </w:p>
        </w:tc>
        <w:tc>
          <w:tcPr>
            <w:tcW w:w="1418" w:type="dxa"/>
          </w:tcPr>
          <w:p w14:paraId="287A6B45" w14:textId="77777777" w:rsidR="009337EA" w:rsidRDefault="00BA4BDC">
            <w:r>
              <w:t>{{social.q.luuka.pwd}}</w:t>
            </w:r>
          </w:p>
        </w:tc>
      </w:tr>
      <w:tr w:rsidR="006F6268" w:rsidRPr="006465E0" w14:paraId="3611CB27" w14:textId="77777777">
        <w:tc>
          <w:tcPr>
            <w:tcW w:w="1698" w:type="dxa"/>
          </w:tcPr>
          <w:p w14:paraId="5EA2EDF0" w14:textId="77777777" w:rsidR="006F6268" w:rsidRPr="006465E0" w:rsidRDefault="006F6268" w:rsidP="006F6268">
            <w:pPr>
              <w:jc w:val="both"/>
              <w:rPr>
                <w:rFonts w:ascii="Gill Sans MT" w:hAnsi="Gill Sans MT"/>
                <w:b/>
                <w:bCs/>
                <w:color w:val="141413"/>
                <w:sz w:val="24"/>
                <w:szCs w:val="24"/>
              </w:rPr>
            </w:pPr>
            <w:r w:rsidRPr="006465E0">
              <w:rPr>
                <w:rFonts w:ascii="Gill Sans MT" w:hAnsi="Gill Sans MT"/>
                <w:b/>
                <w:bCs/>
                <w:color w:val="141413"/>
                <w:sz w:val="24"/>
                <w:szCs w:val="24"/>
              </w:rPr>
              <w:t xml:space="preserve">Overall total </w:t>
            </w:r>
          </w:p>
        </w:tc>
        <w:tc>
          <w:tcPr>
            <w:tcW w:w="1701" w:type="dxa"/>
          </w:tcPr>
          <w:p w14:paraId="2B8F054D" w14:textId="77777777" w:rsidR="005A32D4" w:rsidRDefault="00000000">
            <w:r>
              <w:t>{{social.m.total.youth}}</w:t>
            </w:r>
          </w:p>
        </w:tc>
        <w:tc>
          <w:tcPr>
            <w:tcW w:w="1276" w:type="dxa"/>
          </w:tcPr>
          <w:p w14:paraId="28CB3124" w14:textId="77777777" w:rsidR="005A32D4" w:rsidRDefault="00000000">
            <w:r>
              <w:t>{{social.m.total.female}}</w:t>
            </w:r>
          </w:p>
        </w:tc>
        <w:tc>
          <w:tcPr>
            <w:tcW w:w="1418" w:type="dxa"/>
          </w:tcPr>
          <w:p w14:paraId="16290793" w14:textId="77777777" w:rsidR="005A32D4" w:rsidRDefault="00000000">
            <w:r>
              <w:t>{{social.m.total.pwd}}</w:t>
            </w:r>
          </w:p>
        </w:tc>
        <w:tc>
          <w:tcPr>
            <w:tcW w:w="1418" w:type="dxa"/>
          </w:tcPr>
          <w:p w14:paraId="3F144F8B" w14:textId="77777777" w:rsidR="005A32D4" w:rsidRDefault="00000000">
            <w:r>
              <w:t>{{social.q.total.youth}}</w:t>
            </w:r>
          </w:p>
        </w:tc>
        <w:tc>
          <w:tcPr>
            <w:tcW w:w="1418" w:type="dxa"/>
          </w:tcPr>
          <w:p w14:paraId="093C69BB" w14:textId="77777777" w:rsidR="005A32D4" w:rsidRDefault="00000000">
            <w:r>
              <w:t>{{social.q.total.female}}</w:t>
            </w:r>
          </w:p>
        </w:tc>
        <w:tc>
          <w:tcPr>
            <w:tcW w:w="1418" w:type="dxa"/>
          </w:tcPr>
          <w:p w14:paraId="6DB0E36D" w14:textId="77777777" w:rsidR="005A32D4" w:rsidRDefault="00000000">
            <w:r>
              <w:t>{{social.q.total.pwd}}</w:t>
            </w:r>
          </w:p>
        </w:tc>
      </w:tr>
    </w:tbl>
    <w:p w14:paraId="63AB6910" w14:textId="77777777" w:rsidR="00C01536" w:rsidRPr="006465E0" w:rsidRDefault="00C01536" w:rsidP="00201419">
      <w:pPr>
        <w:spacing w:after="0" w:line="240" w:lineRule="auto"/>
        <w:jc w:val="both"/>
        <w:rPr>
          <w:rFonts w:ascii="Gill Sans MT" w:hAnsi="Gill Sans MT" w:cs="Times New Roman"/>
          <w:b/>
          <w:bCs/>
          <w:i/>
          <w:iCs/>
          <w:color w:val="141413"/>
          <w:sz w:val="24"/>
          <w:szCs w:val="24"/>
        </w:rPr>
      </w:pPr>
    </w:p>
    <w:p w14:paraId="41EA791B" w14:textId="77777777" w:rsidR="00201419" w:rsidRPr="006465E0" w:rsidRDefault="00201419" w:rsidP="00201419">
      <w:pPr>
        <w:spacing w:after="0" w:line="240" w:lineRule="auto"/>
        <w:jc w:val="both"/>
        <w:rPr>
          <w:rFonts w:ascii="Gill Sans MT" w:hAnsi="Gill Sans MT" w:cs="Times New Roman"/>
          <w:b/>
          <w:bCs/>
          <w:i/>
          <w:iCs/>
          <w:color w:val="141413"/>
          <w:sz w:val="24"/>
          <w:szCs w:val="24"/>
        </w:rPr>
      </w:pPr>
      <w:r w:rsidRPr="006465E0">
        <w:rPr>
          <w:rFonts w:ascii="Gill Sans MT" w:hAnsi="Gill Sans MT" w:cs="Times New Roman"/>
          <w:b/>
          <w:bCs/>
          <w:i/>
          <w:iCs/>
          <w:color w:val="141413"/>
          <w:sz w:val="24"/>
          <w:szCs w:val="24"/>
        </w:rPr>
        <w:t xml:space="preserve">Table showing </w:t>
      </w:r>
      <w:r w:rsidR="00C01536" w:rsidRPr="006465E0">
        <w:rPr>
          <w:rFonts w:ascii="Gill Sans MT" w:hAnsi="Gill Sans MT" w:cs="Times New Roman"/>
          <w:b/>
          <w:bCs/>
          <w:i/>
          <w:iCs/>
          <w:color w:val="141413"/>
          <w:sz w:val="24"/>
          <w:szCs w:val="24"/>
        </w:rPr>
        <w:t xml:space="preserve">life skills </w:t>
      </w:r>
      <w:r w:rsidRPr="006465E0">
        <w:rPr>
          <w:rFonts w:ascii="Gill Sans MT" w:hAnsi="Gill Sans MT" w:cs="Times New Roman"/>
          <w:b/>
          <w:bCs/>
          <w:i/>
          <w:iCs/>
          <w:color w:val="141413"/>
          <w:sz w:val="24"/>
          <w:szCs w:val="24"/>
        </w:rPr>
        <w:t>training breakdown per district</w:t>
      </w:r>
    </w:p>
    <w:p w14:paraId="5B34E908" w14:textId="77777777" w:rsidR="00C01536" w:rsidRPr="006465E0" w:rsidRDefault="00C01536" w:rsidP="00201419">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411"/>
        <w:gridCol w:w="1566"/>
        <w:gridCol w:w="1209"/>
        <w:gridCol w:w="1748"/>
        <w:gridCol w:w="1576"/>
        <w:gridCol w:w="1418"/>
        <w:gridCol w:w="1417"/>
      </w:tblGrid>
      <w:tr w:rsidR="00365966" w:rsidRPr="006465E0" w14:paraId="611557C6" w14:textId="77777777" w:rsidTr="005A4E8D">
        <w:tc>
          <w:tcPr>
            <w:tcW w:w="5934" w:type="dxa"/>
            <w:gridSpan w:val="4"/>
          </w:tcPr>
          <w:p w14:paraId="17DCCB26" w14:textId="77777777" w:rsidR="00365966" w:rsidRPr="006465E0"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4411" w:type="dxa"/>
            <w:gridSpan w:val="3"/>
          </w:tcPr>
          <w:p w14:paraId="0C6A3238" w14:textId="77777777" w:rsidR="00365966" w:rsidRPr="006465E0"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365966" w:rsidRPr="006465E0" w14:paraId="1E475C43" w14:textId="77777777" w:rsidTr="005A4E8D">
        <w:tc>
          <w:tcPr>
            <w:tcW w:w="1411" w:type="dxa"/>
          </w:tcPr>
          <w:p w14:paraId="0AD52112"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District</w:t>
            </w:r>
          </w:p>
        </w:tc>
        <w:tc>
          <w:tcPr>
            <w:tcW w:w="1566" w:type="dxa"/>
          </w:tcPr>
          <w:p w14:paraId="2D6276B9"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209" w:type="dxa"/>
          </w:tcPr>
          <w:p w14:paraId="3571601D"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748" w:type="dxa"/>
          </w:tcPr>
          <w:p w14:paraId="59810842"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PWD</w:t>
            </w:r>
          </w:p>
        </w:tc>
        <w:tc>
          <w:tcPr>
            <w:tcW w:w="1576" w:type="dxa"/>
          </w:tcPr>
          <w:p w14:paraId="4626B001"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418" w:type="dxa"/>
          </w:tcPr>
          <w:p w14:paraId="553B0302"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7" w:type="dxa"/>
          </w:tcPr>
          <w:p w14:paraId="53EF4C1A" w14:textId="77777777" w:rsidR="00365966" w:rsidRPr="006465E0" w:rsidRDefault="00365966" w:rsidP="00365966">
            <w:pPr>
              <w:jc w:val="both"/>
              <w:rPr>
                <w:rFonts w:ascii="Gill Sans MT" w:hAnsi="Gill Sans MT"/>
                <w:b/>
                <w:bCs/>
                <w:color w:val="141413"/>
                <w:sz w:val="24"/>
                <w:szCs w:val="24"/>
              </w:rPr>
            </w:pPr>
            <w:r w:rsidRPr="006465E0">
              <w:rPr>
                <w:rFonts w:ascii="Gill Sans MT" w:hAnsi="Gill Sans MT"/>
                <w:b/>
                <w:bCs/>
                <w:color w:val="141413"/>
                <w:sz w:val="24"/>
                <w:szCs w:val="24"/>
              </w:rPr>
              <w:t>PWD</w:t>
            </w:r>
          </w:p>
        </w:tc>
      </w:tr>
      <w:tr w:rsidR="00365966" w:rsidRPr="006465E0" w14:paraId="6CBF9158" w14:textId="77777777" w:rsidTr="005A4E8D">
        <w:tc>
          <w:tcPr>
            <w:tcW w:w="1411" w:type="dxa"/>
          </w:tcPr>
          <w:p w14:paraId="32AB2F83"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 xml:space="preserve">Iganga </w:t>
            </w:r>
          </w:p>
        </w:tc>
        <w:tc>
          <w:tcPr>
            <w:tcW w:w="1566" w:type="dxa"/>
          </w:tcPr>
          <w:p w14:paraId="6C4A7EC4" w14:textId="77777777" w:rsidR="009337EA" w:rsidRDefault="009325E7">
            <w:r>
              <w:t>{{life.m.iganga.youth}}</w:t>
            </w:r>
          </w:p>
        </w:tc>
        <w:tc>
          <w:tcPr>
            <w:tcW w:w="1209" w:type="dxa"/>
          </w:tcPr>
          <w:p w14:paraId="00EE1EAB" w14:textId="77777777" w:rsidR="009337EA" w:rsidRDefault="009325E7">
            <w:r>
              <w:t>{{life.m.iganga.female}}</w:t>
            </w:r>
          </w:p>
        </w:tc>
        <w:tc>
          <w:tcPr>
            <w:tcW w:w="1748" w:type="dxa"/>
          </w:tcPr>
          <w:p w14:paraId="4A1B242B" w14:textId="77777777" w:rsidR="009337EA" w:rsidRDefault="009325E7">
            <w:r>
              <w:t>{{life.m.iganga.pwd}}</w:t>
            </w:r>
          </w:p>
        </w:tc>
        <w:tc>
          <w:tcPr>
            <w:tcW w:w="1576" w:type="dxa"/>
          </w:tcPr>
          <w:p w14:paraId="0E47593F" w14:textId="77777777" w:rsidR="009337EA" w:rsidRDefault="009325E7">
            <w:r>
              <w:t>{{life.q.iganga.youth}}</w:t>
            </w:r>
          </w:p>
        </w:tc>
        <w:tc>
          <w:tcPr>
            <w:tcW w:w="1418" w:type="dxa"/>
          </w:tcPr>
          <w:p w14:paraId="623779BC" w14:textId="77777777" w:rsidR="009337EA" w:rsidRDefault="009325E7">
            <w:r>
              <w:t>{{life.q.iganga.female}}</w:t>
            </w:r>
          </w:p>
        </w:tc>
        <w:tc>
          <w:tcPr>
            <w:tcW w:w="1417" w:type="dxa"/>
          </w:tcPr>
          <w:p w14:paraId="054615D0" w14:textId="77777777" w:rsidR="009337EA" w:rsidRDefault="009325E7">
            <w:r>
              <w:t>{{life.q.iganga.pwd}}</w:t>
            </w:r>
          </w:p>
        </w:tc>
      </w:tr>
      <w:tr w:rsidR="00365966" w:rsidRPr="006465E0" w14:paraId="16E4D62B" w14:textId="77777777" w:rsidTr="005A4E8D">
        <w:tc>
          <w:tcPr>
            <w:tcW w:w="1411" w:type="dxa"/>
          </w:tcPr>
          <w:p w14:paraId="0C37D36F"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Jinja</w:t>
            </w:r>
          </w:p>
        </w:tc>
        <w:tc>
          <w:tcPr>
            <w:tcW w:w="1566" w:type="dxa"/>
          </w:tcPr>
          <w:p w14:paraId="54B7038B" w14:textId="77777777" w:rsidR="009337EA" w:rsidRDefault="009325E7">
            <w:r>
              <w:t>{{life.m.jinja.youth}}</w:t>
            </w:r>
          </w:p>
        </w:tc>
        <w:tc>
          <w:tcPr>
            <w:tcW w:w="1209" w:type="dxa"/>
          </w:tcPr>
          <w:p w14:paraId="0C0FCA82" w14:textId="77777777" w:rsidR="009337EA" w:rsidRDefault="009325E7">
            <w:r>
              <w:t>{{life.m.jinja.female}}</w:t>
            </w:r>
          </w:p>
        </w:tc>
        <w:tc>
          <w:tcPr>
            <w:tcW w:w="1748" w:type="dxa"/>
          </w:tcPr>
          <w:p w14:paraId="54D89CFD" w14:textId="77777777" w:rsidR="009337EA" w:rsidRDefault="009325E7">
            <w:r>
              <w:t>{{life.m.jinja.pwd}}</w:t>
            </w:r>
          </w:p>
        </w:tc>
        <w:tc>
          <w:tcPr>
            <w:tcW w:w="1576" w:type="dxa"/>
          </w:tcPr>
          <w:p w14:paraId="150B85DB" w14:textId="77777777" w:rsidR="009337EA" w:rsidRDefault="009325E7">
            <w:r>
              <w:t>{{life.q.jinja.youth}}</w:t>
            </w:r>
          </w:p>
        </w:tc>
        <w:tc>
          <w:tcPr>
            <w:tcW w:w="1418" w:type="dxa"/>
          </w:tcPr>
          <w:p w14:paraId="761AE445" w14:textId="77777777" w:rsidR="009337EA" w:rsidRDefault="009325E7">
            <w:r>
              <w:t>{{life.q.jinja.female}}</w:t>
            </w:r>
          </w:p>
        </w:tc>
        <w:tc>
          <w:tcPr>
            <w:tcW w:w="1417" w:type="dxa"/>
          </w:tcPr>
          <w:p w14:paraId="00B41060" w14:textId="77777777" w:rsidR="009337EA" w:rsidRDefault="009325E7">
            <w:r>
              <w:t>{{life.q.jinja.pwd}}</w:t>
            </w:r>
          </w:p>
        </w:tc>
      </w:tr>
      <w:tr w:rsidR="00365966" w:rsidRPr="006465E0" w14:paraId="546AE7BA" w14:textId="77777777" w:rsidTr="005A4E8D">
        <w:tc>
          <w:tcPr>
            <w:tcW w:w="1411" w:type="dxa"/>
          </w:tcPr>
          <w:p w14:paraId="63F8F84D" w14:textId="77777777" w:rsidR="00365966" w:rsidRPr="006465E0" w:rsidRDefault="00365966">
            <w:pPr>
              <w:jc w:val="both"/>
              <w:rPr>
                <w:rFonts w:ascii="Gill Sans MT" w:hAnsi="Gill Sans MT"/>
                <w:color w:val="141413"/>
                <w:sz w:val="24"/>
                <w:szCs w:val="24"/>
              </w:rPr>
            </w:pPr>
            <w:r w:rsidRPr="006465E0">
              <w:rPr>
                <w:rFonts w:ascii="Gill Sans MT" w:hAnsi="Gill Sans MT"/>
                <w:color w:val="141413"/>
                <w:sz w:val="24"/>
                <w:szCs w:val="24"/>
              </w:rPr>
              <w:t xml:space="preserve">Mayuge </w:t>
            </w:r>
          </w:p>
        </w:tc>
        <w:tc>
          <w:tcPr>
            <w:tcW w:w="1566" w:type="dxa"/>
          </w:tcPr>
          <w:p w14:paraId="615A8EA8" w14:textId="77777777" w:rsidR="009337EA" w:rsidRDefault="00BA4BDC">
            <w:r>
              <w:t>{{life.m.mayuge.youth}}</w:t>
            </w:r>
          </w:p>
        </w:tc>
        <w:tc>
          <w:tcPr>
            <w:tcW w:w="1209" w:type="dxa"/>
          </w:tcPr>
          <w:p w14:paraId="6A1F9BBE" w14:textId="77777777" w:rsidR="009337EA" w:rsidRDefault="00BA4BDC">
            <w:r>
              <w:t>{{life.m.mayuge.female}}</w:t>
            </w:r>
          </w:p>
        </w:tc>
        <w:tc>
          <w:tcPr>
            <w:tcW w:w="1748" w:type="dxa"/>
          </w:tcPr>
          <w:p w14:paraId="59A6CA9F" w14:textId="77777777" w:rsidR="009337EA" w:rsidRDefault="00BA4BDC">
            <w:r>
              <w:t>{{life.m.mayuge.pwd}}</w:t>
            </w:r>
          </w:p>
        </w:tc>
        <w:tc>
          <w:tcPr>
            <w:tcW w:w="1576" w:type="dxa"/>
          </w:tcPr>
          <w:p w14:paraId="6EB8269A" w14:textId="77777777" w:rsidR="009337EA" w:rsidRDefault="009325E7">
            <w:r>
              <w:t>{{life.q.mayuge.youth}}</w:t>
            </w:r>
          </w:p>
        </w:tc>
        <w:tc>
          <w:tcPr>
            <w:tcW w:w="1418" w:type="dxa"/>
          </w:tcPr>
          <w:p w14:paraId="29ADD0EA" w14:textId="77777777" w:rsidR="009337EA" w:rsidRDefault="009325E7">
            <w:r>
              <w:t>{{life.q.mayuge.female}}</w:t>
            </w:r>
          </w:p>
        </w:tc>
        <w:tc>
          <w:tcPr>
            <w:tcW w:w="1417" w:type="dxa"/>
          </w:tcPr>
          <w:p w14:paraId="0C347B4D" w14:textId="77777777" w:rsidR="009337EA" w:rsidRDefault="009325E7">
            <w:r>
              <w:t>{{life.q.mayuge.pwd}}</w:t>
            </w:r>
          </w:p>
        </w:tc>
      </w:tr>
      <w:tr w:rsidR="006F6268" w:rsidRPr="006465E0" w14:paraId="4D2F5D86" w14:textId="77777777" w:rsidTr="005A4E8D">
        <w:tc>
          <w:tcPr>
            <w:tcW w:w="1411" w:type="dxa"/>
          </w:tcPr>
          <w:p w14:paraId="2448B199" w14:textId="77777777" w:rsidR="006F6268" w:rsidRPr="006465E0" w:rsidRDefault="006F6268" w:rsidP="006F6268">
            <w:pPr>
              <w:jc w:val="both"/>
              <w:rPr>
                <w:rFonts w:ascii="Gill Sans MT" w:hAnsi="Gill Sans MT"/>
                <w:color w:val="141413"/>
                <w:sz w:val="24"/>
                <w:szCs w:val="24"/>
              </w:rPr>
            </w:pPr>
            <w:r w:rsidRPr="006465E0">
              <w:rPr>
                <w:rFonts w:ascii="Gill Sans MT" w:hAnsi="Gill Sans MT"/>
                <w:color w:val="141413"/>
                <w:sz w:val="24"/>
                <w:szCs w:val="24"/>
              </w:rPr>
              <w:t>Luuka</w:t>
            </w:r>
          </w:p>
        </w:tc>
        <w:tc>
          <w:tcPr>
            <w:tcW w:w="1566" w:type="dxa"/>
          </w:tcPr>
          <w:p w14:paraId="13D20B0F" w14:textId="77777777" w:rsidR="009337EA" w:rsidRDefault="009325E7">
            <w:r>
              <w:t>{{life.m.luuka.youth}}</w:t>
            </w:r>
          </w:p>
        </w:tc>
        <w:tc>
          <w:tcPr>
            <w:tcW w:w="1209" w:type="dxa"/>
          </w:tcPr>
          <w:p w14:paraId="7BFEF512" w14:textId="77777777" w:rsidR="009337EA" w:rsidRDefault="009325E7">
            <w:r>
              <w:t>{{life.m.luuka.female}}</w:t>
            </w:r>
          </w:p>
        </w:tc>
        <w:tc>
          <w:tcPr>
            <w:tcW w:w="1748" w:type="dxa"/>
          </w:tcPr>
          <w:p w14:paraId="7F0C9D56" w14:textId="77777777" w:rsidR="009337EA" w:rsidRDefault="009325E7">
            <w:r>
              <w:t>{{life.m.luuka.pwd}}</w:t>
            </w:r>
          </w:p>
        </w:tc>
        <w:tc>
          <w:tcPr>
            <w:tcW w:w="1576" w:type="dxa"/>
          </w:tcPr>
          <w:p w14:paraId="21FCD85E" w14:textId="77777777" w:rsidR="009337EA" w:rsidRDefault="009325E7">
            <w:r>
              <w:t>{{life.q.luuka.youth}}</w:t>
            </w:r>
          </w:p>
        </w:tc>
        <w:tc>
          <w:tcPr>
            <w:tcW w:w="1418" w:type="dxa"/>
          </w:tcPr>
          <w:p w14:paraId="7C0545D1" w14:textId="77777777" w:rsidR="009337EA" w:rsidRDefault="009325E7">
            <w:r>
              <w:t>{{life.q.luuka.female}}</w:t>
            </w:r>
          </w:p>
        </w:tc>
        <w:tc>
          <w:tcPr>
            <w:tcW w:w="1417" w:type="dxa"/>
          </w:tcPr>
          <w:p w14:paraId="7154618D" w14:textId="77777777" w:rsidR="009337EA" w:rsidRDefault="009325E7">
            <w:r>
              <w:t>{{life.q.luuka.pwd}}</w:t>
            </w:r>
          </w:p>
        </w:tc>
      </w:tr>
      <w:tr w:rsidR="006F6268" w:rsidRPr="006465E0" w14:paraId="1E1B0654" w14:textId="77777777" w:rsidTr="005A4E8D">
        <w:tc>
          <w:tcPr>
            <w:tcW w:w="1411" w:type="dxa"/>
          </w:tcPr>
          <w:p w14:paraId="2D23CEE6" w14:textId="77777777" w:rsidR="006F6268" w:rsidRPr="006465E0" w:rsidRDefault="006F6268" w:rsidP="006F6268">
            <w:pPr>
              <w:jc w:val="both"/>
              <w:rPr>
                <w:rFonts w:ascii="Gill Sans MT" w:hAnsi="Gill Sans MT"/>
                <w:b/>
                <w:bCs/>
                <w:color w:val="141413"/>
                <w:sz w:val="24"/>
                <w:szCs w:val="24"/>
              </w:rPr>
            </w:pPr>
            <w:r w:rsidRPr="006465E0">
              <w:rPr>
                <w:rFonts w:ascii="Gill Sans MT" w:hAnsi="Gill Sans MT"/>
                <w:b/>
                <w:bCs/>
                <w:color w:val="141413"/>
                <w:sz w:val="24"/>
                <w:szCs w:val="24"/>
              </w:rPr>
              <w:t xml:space="preserve">Overall total </w:t>
            </w:r>
          </w:p>
        </w:tc>
        <w:tc>
          <w:tcPr>
            <w:tcW w:w="1566" w:type="dxa"/>
          </w:tcPr>
          <w:p w14:paraId="51C512A3" w14:textId="77777777" w:rsidR="005A32D4" w:rsidRDefault="00000000">
            <w:r>
              <w:t>{{life.m.total.youth}}</w:t>
            </w:r>
          </w:p>
        </w:tc>
        <w:tc>
          <w:tcPr>
            <w:tcW w:w="1209" w:type="dxa"/>
          </w:tcPr>
          <w:p w14:paraId="1068E331" w14:textId="77777777" w:rsidR="005A32D4" w:rsidRDefault="00000000">
            <w:r>
              <w:t>{{life.m.total.female}}</w:t>
            </w:r>
          </w:p>
        </w:tc>
        <w:tc>
          <w:tcPr>
            <w:tcW w:w="1748" w:type="dxa"/>
          </w:tcPr>
          <w:p w14:paraId="22E07877" w14:textId="77777777" w:rsidR="005A32D4" w:rsidRDefault="00000000">
            <w:r>
              <w:t>{{life.m.total.pwd}}</w:t>
            </w:r>
          </w:p>
        </w:tc>
        <w:tc>
          <w:tcPr>
            <w:tcW w:w="1576" w:type="dxa"/>
          </w:tcPr>
          <w:p w14:paraId="187A2069" w14:textId="77777777" w:rsidR="005A32D4" w:rsidRDefault="00000000">
            <w:r>
              <w:t>{{life.q.total.youth}}</w:t>
            </w:r>
          </w:p>
        </w:tc>
        <w:tc>
          <w:tcPr>
            <w:tcW w:w="1418" w:type="dxa"/>
          </w:tcPr>
          <w:p w14:paraId="203A11F2" w14:textId="77777777" w:rsidR="005A32D4" w:rsidRDefault="00000000">
            <w:r>
              <w:t>{{life.q.total.female}}</w:t>
            </w:r>
          </w:p>
        </w:tc>
        <w:tc>
          <w:tcPr>
            <w:tcW w:w="1417" w:type="dxa"/>
          </w:tcPr>
          <w:p w14:paraId="6ECF346C" w14:textId="77777777" w:rsidR="005A32D4" w:rsidRDefault="00000000">
            <w:r>
              <w:t>{{life.q.total.pwd}}</w:t>
            </w:r>
          </w:p>
        </w:tc>
      </w:tr>
    </w:tbl>
    <w:p w14:paraId="0DCE77FF" w14:textId="77777777" w:rsidR="007A4EC6" w:rsidRPr="006465E0" w:rsidRDefault="007A4EC6" w:rsidP="00201419">
      <w:pPr>
        <w:spacing w:after="0" w:line="240" w:lineRule="auto"/>
        <w:jc w:val="both"/>
        <w:rPr>
          <w:rFonts w:ascii="Gill Sans MT" w:hAnsi="Gill Sans MT" w:cs="Times New Roman"/>
          <w:b/>
          <w:bCs/>
          <w:i/>
          <w:iCs/>
          <w:color w:val="141413"/>
          <w:sz w:val="24"/>
          <w:szCs w:val="24"/>
        </w:rPr>
      </w:pPr>
    </w:p>
    <w:p w14:paraId="44DE1CF2" w14:textId="77777777" w:rsidR="00201419" w:rsidRPr="006465E0" w:rsidRDefault="00201419" w:rsidP="00201419">
      <w:pPr>
        <w:spacing w:after="0" w:line="240" w:lineRule="auto"/>
        <w:jc w:val="both"/>
        <w:rPr>
          <w:rFonts w:ascii="Gill Sans MT" w:hAnsi="Gill Sans MT" w:cs="Times New Roman"/>
          <w:b/>
          <w:bCs/>
          <w:i/>
          <w:iCs/>
          <w:color w:val="141413"/>
          <w:sz w:val="24"/>
          <w:szCs w:val="24"/>
        </w:rPr>
      </w:pPr>
      <w:r w:rsidRPr="006465E0">
        <w:rPr>
          <w:rFonts w:ascii="Gill Sans MT" w:hAnsi="Gill Sans MT" w:cs="Times New Roman"/>
          <w:b/>
          <w:bCs/>
          <w:i/>
          <w:iCs/>
          <w:color w:val="141413"/>
          <w:sz w:val="24"/>
          <w:szCs w:val="24"/>
        </w:rPr>
        <w:t xml:space="preserve">Table showing </w:t>
      </w:r>
      <w:r w:rsidR="007A4EC6" w:rsidRPr="006465E0">
        <w:rPr>
          <w:rFonts w:ascii="Gill Sans MT" w:hAnsi="Gill Sans MT" w:cs="Times New Roman"/>
          <w:b/>
          <w:bCs/>
          <w:i/>
          <w:iCs/>
          <w:color w:val="141413"/>
          <w:sz w:val="24"/>
          <w:szCs w:val="24"/>
        </w:rPr>
        <w:t>mental health and wellness</w:t>
      </w:r>
      <w:r w:rsidRPr="006465E0">
        <w:rPr>
          <w:rFonts w:ascii="Gill Sans MT" w:hAnsi="Gill Sans MT" w:cs="Times New Roman"/>
          <w:b/>
          <w:bCs/>
          <w:i/>
          <w:iCs/>
          <w:color w:val="141413"/>
          <w:sz w:val="24"/>
          <w:szCs w:val="24"/>
        </w:rPr>
        <w:t xml:space="preserve"> training breakdown per district</w:t>
      </w:r>
    </w:p>
    <w:p w14:paraId="1809494E" w14:textId="77777777" w:rsidR="007A4EC6" w:rsidRPr="006465E0" w:rsidRDefault="007A4EC6" w:rsidP="00201419">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85"/>
        <w:gridCol w:w="1542"/>
        <w:gridCol w:w="1117"/>
        <w:gridCol w:w="1416"/>
        <w:gridCol w:w="1750"/>
        <w:gridCol w:w="1418"/>
        <w:gridCol w:w="1417"/>
      </w:tblGrid>
      <w:tr w:rsidR="004E5D74" w:rsidRPr="006465E0" w14:paraId="52439327" w14:textId="77777777" w:rsidTr="00814926">
        <w:tc>
          <w:tcPr>
            <w:tcW w:w="5760" w:type="dxa"/>
            <w:gridSpan w:val="4"/>
          </w:tcPr>
          <w:p w14:paraId="374E0390" w14:textId="77777777" w:rsidR="004E5D74" w:rsidRPr="006465E0" w:rsidRDefault="008B2FEB">
            <w:pPr>
              <w:jc w:val="both"/>
              <w:rPr>
                <w:rFonts w:ascii="Gill Sans MT" w:hAnsi="Gill Sans MT"/>
                <w:b/>
                <w:bCs/>
                <w:color w:val="141413"/>
                <w:sz w:val="24"/>
                <w:szCs w:val="24"/>
              </w:rPr>
            </w:pPr>
            <w:r>
              <w:rPr>
                <w:rFonts w:ascii="Gill Sans MT" w:hAnsi="Gill Sans MT"/>
                <w:b/>
                <w:bCs/>
                <w:color w:val="141413"/>
                <w:sz w:val="24"/>
                <w:szCs w:val="24"/>
              </w:rPr>
              <w:t>June</w:t>
            </w:r>
            <w:r w:rsidR="004E5D74" w:rsidRPr="006465E0">
              <w:rPr>
                <w:rFonts w:ascii="Gill Sans MT" w:hAnsi="Gill Sans MT"/>
                <w:b/>
                <w:bCs/>
                <w:color w:val="141413"/>
                <w:sz w:val="24"/>
                <w:szCs w:val="24"/>
              </w:rPr>
              <w:t xml:space="preserve"> </w:t>
            </w:r>
          </w:p>
        </w:tc>
        <w:tc>
          <w:tcPr>
            <w:tcW w:w="4585" w:type="dxa"/>
            <w:gridSpan w:val="3"/>
          </w:tcPr>
          <w:p w14:paraId="46EB7711" w14:textId="77777777" w:rsidR="004E5D74" w:rsidRPr="006465E0"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E36B00" w:rsidRPr="006465E0" w14:paraId="15B05758" w14:textId="77777777" w:rsidTr="00814926">
        <w:tc>
          <w:tcPr>
            <w:tcW w:w="1685" w:type="dxa"/>
          </w:tcPr>
          <w:p w14:paraId="0571200E"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District</w:t>
            </w:r>
          </w:p>
        </w:tc>
        <w:tc>
          <w:tcPr>
            <w:tcW w:w="1542" w:type="dxa"/>
          </w:tcPr>
          <w:p w14:paraId="5FE7673D"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117" w:type="dxa"/>
          </w:tcPr>
          <w:p w14:paraId="4B708B2B"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6" w:type="dxa"/>
          </w:tcPr>
          <w:p w14:paraId="3797BBB3"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PWD</w:t>
            </w:r>
          </w:p>
        </w:tc>
        <w:tc>
          <w:tcPr>
            <w:tcW w:w="1750" w:type="dxa"/>
          </w:tcPr>
          <w:p w14:paraId="53089C04"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418" w:type="dxa"/>
          </w:tcPr>
          <w:p w14:paraId="0C562511"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7" w:type="dxa"/>
          </w:tcPr>
          <w:p w14:paraId="5FD8A7F5" w14:textId="77777777" w:rsidR="00E36B00" w:rsidRPr="006465E0" w:rsidRDefault="00E36B00" w:rsidP="00E36B00">
            <w:pPr>
              <w:jc w:val="both"/>
              <w:rPr>
                <w:rFonts w:ascii="Gill Sans MT" w:hAnsi="Gill Sans MT"/>
                <w:b/>
                <w:bCs/>
                <w:color w:val="141413"/>
                <w:sz w:val="24"/>
                <w:szCs w:val="24"/>
              </w:rPr>
            </w:pPr>
            <w:r w:rsidRPr="006465E0">
              <w:rPr>
                <w:rFonts w:ascii="Gill Sans MT" w:hAnsi="Gill Sans MT"/>
                <w:b/>
                <w:bCs/>
                <w:color w:val="141413"/>
                <w:sz w:val="24"/>
                <w:szCs w:val="24"/>
              </w:rPr>
              <w:t>PWD</w:t>
            </w:r>
          </w:p>
        </w:tc>
      </w:tr>
      <w:tr w:rsidR="005A4E8D" w:rsidRPr="006465E0" w14:paraId="2E44EE71" w14:textId="77777777" w:rsidTr="00814926">
        <w:tc>
          <w:tcPr>
            <w:tcW w:w="1685" w:type="dxa"/>
          </w:tcPr>
          <w:p w14:paraId="29138FAE" w14:textId="77777777" w:rsidR="005A4E8D" w:rsidRPr="006465E0" w:rsidRDefault="005A4E8D">
            <w:pPr>
              <w:jc w:val="both"/>
              <w:rPr>
                <w:rFonts w:ascii="Gill Sans MT" w:hAnsi="Gill Sans MT"/>
                <w:color w:val="141413"/>
                <w:sz w:val="24"/>
                <w:szCs w:val="24"/>
              </w:rPr>
            </w:pPr>
            <w:r w:rsidRPr="006465E0">
              <w:rPr>
                <w:rFonts w:ascii="Gill Sans MT" w:hAnsi="Gill Sans MT"/>
                <w:color w:val="141413"/>
                <w:sz w:val="24"/>
                <w:szCs w:val="24"/>
              </w:rPr>
              <w:t xml:space="preserve">Iganga </w:t>
            </w:r>
          </w:p>
        </w:tc>
        <w:tc>
          <w:tcPr>
            <w:tcW w:w="1542" w:type="dxa"/>
          </w:tcPr>
          <w:p w14:paraId="6E7BCF57" w14:textId="77777777" w:rsidR="009337EA" w:rsidRDefault="002B75DD">
            <w:r>
              <w:t>{{mental.m.iganga.youth}}</w:t>
            </w:r>
          </w:p>
        </w:tc>
        <w:tc>
          <w:tcPr>
            <w:tcW w:w="1117" w:type="dxa"/>
          </w:tcPr>
          <w:p w14:paraId="1ECE213D" w14:textId="77777777" w:rsidR="009337EA" w:rsidRDefault="002B75DD">
            <w:r>
              <w:t>{{mental.m.iganga.female}}</w:t>
            </w:r>
          </w:p>
        </w:tc>
        <w:tc>
          <w:tcPr>
            <w:tcW w:w="1416" w:type="dxa"/>
          </w:tcPr>
          <w:p w14:paraId="64DDD289" w14:textId="77777777" w:rsidR="009337EA" w:rsidRDefault="002B75DD">
            <w:r>
              <w:t>{{mental.m.iganga.pwd}}</w:t>
            </w:r>
          </w:p>
        </w:tc>
        <w:tc>
          <w:tcPr>
            <w:tcW w:w="1750" w:type="dxa"/>
          </w:tcPr>
          <w:p w14:paraId="2CE2C682" w14:textId="77777777" w:rsidR="009337EA" w:rsidRDefault="004830AD">
            <w:r>
              <w:t>{{mental.q.iganga.youth}}</w:t>
            </w:r>
          </w:p>
        </w:tc>
        <w:tc>
          <w:tcPr>
            <w:tcW w:w="1418" w:type="dxa"/>
          </w:tcPr>
          <w:p w14:paraId="12E642EB" w14:textId="77777777" w:rsidR="009337EA" w:rsidRDefault="004830AD">
            <w:r>
              <w:t>{{mental.q.iganga.female}}</w:t>
            </w:r>
          </w:p>
        </w:tc>
        <w:tc>
          <w:tcPr>
            <w:tcW w:w="1417" w:type="dxa"/>
          </w:tcPr>
          <w:p w14:paraId="26A1F51C" w14:textId="77777777" w:rsidR="009337EA" w:rsidRDefault="004830AD">
            <w:r>
              <w:t>{{mental.q.iganga.pwd}}</w:t>
            </w:r>
          </w:p>
        </w:tc>
      </w:tr>
      <w:tr w:rsidR="005A4E8D" w:rsidRPr="006465E0" w14:paraId="596F3DCC" w14:textId="77777777" w:rsidTr="00814926">
        <w:tc>
          <w:tcPr>
            <w:tcW w:w="1685" w:type="dxa"/>
          </w:tcPr>
          <w:p w14:paraId="257C3287" w14:textId="77777777" w:rsidR="005A4E8D" w:rsidRPr="006465E0" w:rsidRDefault="005A4E8D">
            <w:pPr>
              <w:jc w:val="both"/>
              <w:rPr>
                <w:rFonts w:ascii="Gill Sans MT" w:hAnsi="Gill Sans MT"/>
                <w:color w:val="141413"/>
                <w:sz w:val="24"/>
                <w:szCs w:val="24"/>
              </w:rPr>
            </w:pPr>
            <w:r w:rsidRPr="006465E0">
              <w:rPr>
                <w:rFonts w:ascii="Gill Sans MT" w:hAnsi="Gill Sans MT"/>
                <w:color w:val="141413"/>
                <w:sz w:val="24"/>
                <w:szCs w:val="24"/>
              </w:rPr>
              <w:t>Jinja</w:t>
            </w:r>
          </w:p>
        </w:tc>
        <w:tc>
          <w:tcPr>
            <w:tcW w:w="1542" w:type="dxa"/>
          </w:tcPr>
          <w:p w14:paraId="28AB37D7" w14:textId="77777777" w:rsidR="009337EA" w:rsidRDefault="002B75DD">
            <w:r>
              <w:t>{{mental.m.jinja.youth}}</w:t>
            </w:r>
          </w:p>
        </w:tc>
        <w:tc>
          <w:tcPr>
            <w:tcW w:w="1117" w:type="dxa"/>
          </w:tcPr>
          <w:p w14:paraId="4B8A01EE" w14:textId="77777777" w:rsidR="009337EA" w:rsidRDefault="002B75DD">
            <w:r>
              <w:t>{{mental.m.jinja.female}}</w:t>
            </w:r>
          </w:p>
        </w:tc>
        <w:tc>
          <w:tcPr>
            <w:tcW w:w="1416" w:type="dxa"/>
          </w:tcPr>
          <w:p w14:paraId="0878E49A" w14:textId="77777777" w:rsidR="009337EA" w:rsidRDefault="002B75DD">
            <w:r>
              <w:t>{{mental.m.jinja.pwd}}</w:t>
            </w:r>
          </w:p>
        </w:tc>
        <w:tc>
          <w:tcPr>
            <w:tcW w:w="1750" w:type="dxa"/>
          </w:tcPr>
          <w:p w14:paraId="20E692F5" w14:textId="77777777" w:rsidR="009337EA" w:rsidRDefault="004830AD">
            <w:r>
              <w:t>{{mental.q.jinja.youth}}</w:t>
            </w:r>
          </w:p>
        </w:tc>
        <w:tc>
          <w:tcPr>
            <w:tcW w:w="1418" w:type="dxa"/>
          </w:tcPr>
          <w:p w14:paraId="48A07E85" w14:textId="77777777" w:rsidR="009337EA" w:rsidRDefault="004830AD">
            <w:r>
              <w:t>{{mental.q.jinja.female}}</w:t>
            </w:r>
          </w:p>
        </w:tc>
        <w:tc>
          <w:tcPr>
            <w:tcW w:w="1417" w:type="dxa"/>
          </w:tcPr>
          <w:p w14:paraId="50229306" w14:textId="77777777" w:rsidR="009337EA" w:rsidRDefault="004830AD">
            <w:r>
              <w:t>{{mental.q.jinja.pwd}}</w:t>
            </w:r>
          </w:p>
        </w:tc>
      </w:tr>
      <w:tr w:rsidR="005A4E8D" w:rsidRPr="006465E0" w14:paraId="0FEC691D" w14:textId="77777777" w:rsidTr="00814926">
        <w:tc>
          <w:tcPr>
            <w:tcW w:w="1685" w:type="dxa"/>
          </w:tcPr>
          <w:p w14:paraId="1BA2952D" w14:textId="77777777" w:rsidR="005A4E8D" w:rsidRPr="006465E0" w:rsidRDefault="005A4E8D">
            <w:pPr>
              <w:jc w:val="both"/>
              <w:rPr>
                <w:rFonts w:ascii="Gill Sans MT" w:hAnsi="Gill Sans MT"/>
                <w:color w:val="141413"/>
                <w:sz w:val="24"/>
                <w:szCs w:val="24"/>
              </w:rPr>
            </w:pPr>
            <w:r w:rsidRPr="006465E0">
              <w:rPr>
                <w:rFonts w:ascii="Gill Sans MT" w:hAnsi="Gill Sans MT"/>
                <w:color w:val="141413"/>
                <w:sz w:val="24"/>
                <w:szCs w:val="24"/>
              </w:rPr>
              <w:t xml:space="preserve">Mayuge </w:t>
            </w:r>
          </w:p>
        </w:tc>
        <w:tc>
          <w:tcPr>
            <w:tcW w:w="1542" w:type="dxa"/>
          </w:tcPr>
          <w:p w14:paraId="47419F90" w14:textId="77777777" w:rsidR="009337EA" w:rsidRDefault="00747FBC">
            <w:r>
              <w:t>{{mental.m.mayuge.youth}}</w:t>
            </w:r>
          </w:p>
        </w:tc>
        <w:tc>
          <w:tcPr>
            <w:tcW w:w="1117" w:type="dxa"/>
          </w:tcPr>
          <w:p w14:paraId="3B932457" w14:textId="77777777" w:rsidR="009337EA" w:rsidRDefault="00747FBC">
            <w:r>
              <w:t>{{mental.m.mayuge.female}}</w:t>
            </w:r>
          </w:p>
        </w:tc>
        <w:tc>
          <w:tcPr>
            <w:tcW w:w="1416" w:type="dxa"/>
          </w:tcPr>
          <w:p w14:paraId="16E5ECF5" w14:textId="77777777" w:rsidR="009337EA" w:rsidRDefault="00747FBC">
            <w:r>
              <w:t>{{mental.m.mayuge.pwd}}</w:t>
            </w:r>
          </w:p>
        </w:tc>
        <w:tc>
          <w:tcPr>
            <w:tcW w:w="1750" w:type="dxa"/>
          </w:tcPr>
          <w:p w14:paraId="0DC03432" w14:textId="77777777" w:rsidR="009337EA" w:rsidRDefault="009325E7">
            <w:r>
              <w:t>{{mental.q.mayuge.youth}}</w:t>
            </w:r>
          </w:p>
        </w:tc>
        <w:tc>
          <w:tcPr>
            <w:tcW w:w="1418" w:type="dxa"/>
          </w:tcPr>
          <w:p w14:paraId="219F16B1" w14:textId="77777777" w:rsidR="009337EA" w:rsidRDefault="009325E7">
            <w:r>
              <w:t>{{mental.q.mayuge.female}}</w:t>
            </w:r>
          </w:p>
        </w:tc>
        <w:tc>
          <w:tcPr>
            <w:tcW w:w="1417" w:type="dxa"/>
          </w:tcPr>
          <w:p w14:paraId="6F364470" w14:textId="77777777" w:rsidR="009337EA" w:rsidRDefault="009325E7">
            <w:r>
              <w:t>{{mental.q.mayuge.pwd}}</w:t>
            </w:r>
          </w:p>
        </w:tc>
      </w:tr>
      <w:tr w:rsidR="005A4E8D" w:rsidRPr="006465E0" w14:paraId="3E78E7ED" w14:textId="77777777" w:rsidTr="00814926">
        <w:tc>
          <w:tcPr>
            <w:tcW w:w="1685" w:type="dxa"/>
          </w:tcPr>
          <w:p w14:paraId="7B892AB7" w14:textId="77777777" w:rsidR="005A4E8D" w:rsidRPr="006465E0" w:rsidRDefault="005A4E8D">
            <w:pPr>
              <w:jc w:val="both"/>
              <w:rPr>
                <w:rFonts w:ascii="Gill Sans MT" w:hAnsi="Gill Sans MT"/>
                <w:color w:val="141413"/>
                <w:sz w:val="24"/>
                <w:szCs w:val="24"/>
              </w:rPr>
            </w:pPr>
            <w:r w:rsidRPr="006465E0">
              <w:rPr>
                <w:rFonts w:ascii="Gill Sans MT" w:hAnsi="Gill Sans MT"/>
                <w:color w:val="141413"/>
                <w:sz w:val="24"/>
                <w:szCs w:val="24"/>
              </w:rPr>
              <w:t>Luuka</w:t>
            </w:r>
          </w:p>
        </w:tc>
        <w:tc>
          <w:tcPr>
            <w:tcW w:w="1542" w:type="dxa"/>
          </w:tcPr>
          <w:p w14:paraId="58389CA0" w14:textId="77777777" w:rsidR="009337EA" w:rsidRDefault="00747FBC">
            <w:r>
              <w:t>{{mental.m.luuka.youth}}</w:t>
            </w:r>
          </w:p>
        </w:tc>
        <w:tc>
          <w:tcPr>
            <w:tcW w:w="1117" w:type="dxa"/>
          </w:tcPr>
          <w:p w14:paraId="0EDD8091" w14:textId="77777777" w:rsidR="009337EA" w:rsidRDefault="00747FBC">
            <w:r>
              <w:t>{{mental.m.luuka.female}}</w:t>
            </w:r>
          </w:p>
        </w:tc>
        <w:tc>
          <w:tcPr>
            <w:tcW w:w="1416" w:type="dxa"/>
          </w:tcPr>
          <w:p w14:paraId="6299F75E" w14:textId="77777777" w:rsidR="009337EA" w:rsidRDefault="00747FBC">
            <w:r>
              <w:t>{{mental.m.luuka.pwd}}</w:t>
            </w:r>
          </w:p>
        </w:tc>
        <w:tc>
          <w:tcPr>
            <w:tcW w:w="1750" w:type="dxa"/>
          </w:tcPr>
          <w:p w14:paraId="47B3AFEF" w14:textId="77777777" w:rsidR="009337EA" w:rsidRDefault="009325E7">
            <w:r>
              <w:t>{{mental.q.luuka.youth}}</w:t>
            </w:r>
          </w:p>
        </w:tc>
        <w:tc>
          <w:tcPr>
            <w:tcW w:w="1418" w:type="dxa"/>
          </w:tcPr>
          <w:p w14:paraId="5371350C" w14:textId="77777777" w:rsidR="009337EA" w:rsidRDefault="009325E7">
            <w:r>
              <w:t>{{mental.q.luuka.female}}</w:t>
            </w:r>
          </w:p>
        </w:tc>
        <w:tc>
          <w:tcPr>
            <w:tcW w:w="1417" w:type="dxa"/>
          </w:tcPr>
          <w:p w14:paraId="390CE34E" w14:textId="77777777" w:rsidR="009337EA" w:rsidRDefault="009325E7">
            <w:r>
              <w:t>{{mental.q.luuka.pwd}}</w:t>
            </w:r>
          </w:p>
        </w:tc>
      </w:tr>
      <w:tr w:rsidR="00FF509A" w:rsidRPr="006465E0" w14:paraId="1A7CF7DC" w14:textId="77777777">
        <w:tc>
          <w:tcPr>
            <w:tcW w:w="1685" w:type="dxa"/>
          </w:tcPr>
          <w:p w14:paraId="3F66389A" w14:textId="77777777" w:rsidR="00FF509A" w:rsidRPr="006465E0" w:rsidRDefault="00FF509A" w:rsidP="00FF509A">
            <w:pPr>
              <w:jc w:val="both"/>
              <w:rPr>
                <w:rFonts w:ascii="Gill Sans MT" w:hAnsi="Gill Sans MT"/>
                <w:b/>
                <w:bCs/>
                <w:color w:val="141413"/>
                <w:sz w:val="24"/>
                <w:szCs w:val="24"/>
              </w:rPr>
            </w:pPr>
            <w:r w:rsidRPr="006465E0">
              <w:rPr>
                <w:rFonts w:ascii="Gill Sans MT" w:hAnsi="Gill Sans MT"/>
                <w:b/>
                <w:bCs/>
                <w:color w:val="141413"/>
                <w:sz w:val="24"/>
                <w:szCs w:val="24"/>
              </w:rPr>
              <w:t xml:space="preserve">Overall total </w:t>
            </w:r>
          </w:p>
        </w:tc>
        <w:tc>
          <w:tcPr>
            <w:tcW w:w="1542" w:type="dxa"/>
            <w:vAlign w:val="bottom"/>
          </w:tcPr>
          <w:p w14:paraId="4F964D0D" w14:textId="77777777" w:rsidR="005A32D4" w:rsidRDefault="00000000">
            <w:r>
              <w:t>{{mental.m.total.youth}}</w:t>
            </w:r>
          </w:p>
        </w:tc>
        <w:tc>
          <w:tcPr>
            <w:tcW w:w="1117" w:type="dxa"/>
            <w:vAlign w:val="bottom"/>
          </w:tcPr>
          <w:p w14:paraId="5416D525" w14:textId="77777777" w:rsidR="005A32D4" w:rsidRDefault="00000000">
            <w:r>
              <w:t>{{mental.m.total.female}}</w:t>
            </w:r>
          </w:p>
        </w:tc>
        <w:tc>
          <w:tcPr>
            <w:tcW w:w="1416" w:type="dxa"/>
            <w:vAlign w:val="bottom"/>
          </w:tcPr>
          <w:p w14:paraId="0AFBDC17" w14:textId="77777777" w:rsidR="005A32D4" w:rsidRDefault="00000000">
            <w:r>
              <w:t>{{mental.m.total.pwd}}</w:t>
            </w:r>
          </w:p>
        </w:tc>
        <w:tc>
          <w:tcPr>
            <w:tcW w:w="1750" w:type="dxa"/>
            <w:vAlign w:val="bottom"/>
          </w:tcPr>
          <w:p w14:paraId="7B370431" w14:textId="77777777" w:rsidR="005A32D4" w:rsidRDefault="00000000">
            <w:r>
              <w:t>{{mental.q.total.youth}}</w:t>
            </w:r>
          </w:p>
        </w:tc>
        <w:tc>
          <w:tcPr>
            <w:tcW w:w="1418" w:type="dxa"/>
            <w:vAlign w:val="bottom"/>
          </w:tcPr>
          <w:p w14:paraId="08A8C197" w14:textId="77777777" w:rsidR="005A32D4" w:rsidRDefault="00000000">
            <w:r>
              <w:t>{{mental.q.total.female}}</w:t>
            </w:r>
          </w:p>
        </w:tc>
        <w:tc>
          <w:tcPr>
            <w:tcW w:w="1417" w:type="dxa"/>
            <w:vAlign w:val="bottom"/>
          </w:tcPr>
          <w:p w14:paraId="4D178603" w14:textId="77777777" w:rsidR="005A32D4" w:rsidRDefault="00000000">
            <w:r>
              <w:t>{{mental.q.total.pwd}}</w:t>
            </w:r>
          </w:p>
        </w:tc>
      </w:tr>
    </w:tbl>
    <w:p w14:paraId="473D736F" w14:textId="77777777" w:rsidR="000034CF" w:rsidRPr="006465E0" w:rsidRDefault="000034CF" w:rsidP="00F14299">
      <w:pPr>
        <w:spacing w:line="276" w:lineRule="auto"/>
        <w:jc w:val="both"/>
        <w:rPr>
          <w:rFonts w:ascii="Gill Sans MT" w:hAnsi="Gill Sans MT" w:cs="Times New Roman"/>
        </w:rPr>
      </w:pPr>
    </w:p>
    <w:p w14:paraId="1B82523A" w14:textId="77777777" w:rsidR="007A4EC6" w:rsidRPr="006465E0" w:rsidRDefault="007A4EC6" w:rsidP="007A4EC6">
      <w:pPr>
        <w:spacing w:after="0" w:line="240" w:lineRule="auto"/>
        <w:jc w:val="both"/>
        <w:rPr>
          <w:rFonts w:ascii="Gill Sans MT" w:hAnsi="Gill Sans MT" w:cs="Times New Roman"/>
          <w:b/>
          <w:bCs/>
          <w:i/>
          <w:iCs/>
          <w:color w:val="141413"/>
          <w:sz w:val="24"/>
          <w:szCs w:val="24"/>
        </w:rPr>
      </w:pPr>
      <w:r w:rsidRPr="006465E0">
        <w:rPr>
          <w:rFonts w:ascii="Gill Sans MT" w:hAnsi="Gill Sans MT" w:cs="Times New Roman"/>
          <w:b/>
          <w:bCs/>
          <w:i/>
          <w:iCs/>
          <w:color w:val="141413"/>
          <w:sz w:val="24"/>
          <w:szCs w:val="24"/>
        </w:rPr>
        <w:t xml:space="preserve">Table showing </w:t>
      </w:r>
      <w:r w:rsidR="00560830" w:rsidRPr="006465E0">
        <w:rPr>
          <w:rFonts w:ascii="Gill Sans MT" w:hAnsi="Gill Sans MT" w:cs="Times New Roman"/>
          <w:b/>
          <w:bCs/>
          <w:i/>
          <w:iCs/>
          <w:color w:val="141413"/>
          <w:sz w:val="24"/>
          <w:szCs w:val="24"/>
        </w:rPr>
        <w:t>sexual and reproductive health</w:t>
      </w:r>
      <w:r w:rsidRPr="006465E0">
        <w:rPr>
          <w:rFonts w:ascii="Gill Sans MT" w:hAnsi="Gill Sans MT" w:cs="Times New Roman"/>
          <w:b/>
          <w:bCs/>
          <w:i/>
          <w:iCs/>
          <w:color w:val="141413"/>
          <w:sz w:val="24"/>
          <w:szCs w:val="24"/>
        </w:rPr>
        <w:t xml:space="preserve"> training breakdown per district</w:t>
      </w:r>
    </w:p>
    <w:p w14:paraId="719939EF" w14:textId="77777777" w:rsidR="007A4EC6" w:rsidRPr="006465E0" w:rsidRDefault="007A4EC6" w:rsidP="007A4EC6">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ayout w:type="fixed"/>
        <w:tblLook w:val="04A0" w:firstRow="1" w:lastRow="0" w:firstColumn="1" w:lastColumn="0" w:noHBand="0" w:noVBand="1"/>
      </w:tblPr>
      <w:tblGrid>
        <w:gridCol w:w="1415"/>
        <w:gridCol w:w="1701"/>
        <w:gridCol w:w="1134"/>
        <w:gridCol w:w="1417"/>
        <w:gridCol w:w="1843"/>
        <w:gridCol w:w="1475"/>
        <w:gridCol w:w="1417"/>
      </w:tblGrid>
      <w:tr w:rsidR="00E36B00" w:rsidRPr="006465E0" w14:paraId="1D41E2E6" w14:textId="77777777" w:rsidTr="006465E0">
        <w:tc>
          <w:tcPr>
            <w:tcW w:w="5667" w:type="dxa"/>
            <w:gridSpan w:val="4"/>
          </w:tcPr>
          <w:p w14:paraId="1E506EE0" w14:textId="77777777" w:rsidR="00E36B00" w:rsidRPr="006465E0"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4735" w:type="dxa"/>
            <w:gridSpan w:val="3"/>
          </w:tcPr>
          <w:p w14:paraId="0EBA5454" w14:textId="77777777" w:rsidR="00E36B00" w:rsidRPr="006465E0"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E36B00" w:rsidRPr="006465E0" w14:paraId="46C812C3" w14:textId="77777777" w:rsidTr="006465E0">
        <w:tc>
          <w:tcPr>
            <w:tcW w:w="1415" w:type="dxa"/>
          </w:tcPr>
          <w:p w14:paraId="03AA56DE" w14:textId="77777777" w:rsidR="00E36B00" w:rsidRPr="006465E0" w:rsidRDefault="00E36B00">
            <w:pPr>
              <w:jc w:val="both"/>
              <w:rPr>
                <w:rFonts w:ascii="Gill Sans MT" w:hAnsi="Gill Sans MT"/>
                <w:b/>
                <w:bCs/>
                <w:color w:val="141413"/>
                <w:sz w:val="24"/>
                <w:szCs w:val="24"/>
              </w:rPr>
            </w:pPr>
            <w:r w:rsidRPr="006465E0">
              <w:rPr>
                <w:rFonts w:ascii="Gill Sans MT" w:hAnsi="Gill Sans MT"/>
                <w:b/>
                <w:bCs/>
                <w:color w:val="141413"/>
                <w:sz w:val="24"/>
                <w:szCs w:val="24"/>
              </w:rPr>
              <w:t>District</w:t>
            </w:r>
          </w:p>
        </w:tc>
        <w:tc>
          <w:tcPr>
            <w:tcW w:w="1701" w:type="dxa"/>
          </w:tcPr>
          <w:p w14:paraId="38D336CD" w14:textId="77777777" w:rsidR="00E36B00" w:rsidRPr="006465E0" w:rsidRDefault="00E36B00">
            <w:pPr>
              <w:jc w:val="both"/>
              <w:rPr>
                <w:rFonts w:ascii="Gill Sans MT" w:hAnsi="Gill Sans MT"/>
                <w:b/>
                <w:bCs/>
                <w:color w:val="141413"/>
                <w:sz w:val="24"/>
                <w:szCs w:val="24"/>
              </w:rPr>
            </w:pPr>
            <w:r w:rsidRPr="006465E0">
              <w:rPr>
                <w:rFonts w:ascii="Gill Sans MT" w:hAnsi="Gill Sans MT"/>
                <w:b/>
                <w:bCs/>
                <w:color w:val="141413"/>
                <w:sz w:val="24"/>
                <w:szCs w:val="24"/>
              </w:rPr>
              <w:t xml:space="preserve">No of Youth </w:t>
            </w:r>
          </w:p>
        </w:tc>
        <w:tc>
          <w:tcPr>
            <w:tcW w:w="1134" w:type="dxa"/>
          </w:tcPr>
          <w:p w14:paraId="19EA1A23" w14:textId="77777777" w:rsidR="00E36B00" w:rsidRPr="006465E0" w:rsidRDefault="00E36B00">
            <w:pPr>
              <w:jc w:val="both"/>
              <w:rPr>
                <w:rFonts w:ascii="Gill Sans MT" w:hAnsi="Gill Sans MT"/>
                <w:b/>
                <w:bCs/>
                <w:color w:val="141413"/>
                <w:sz w:val="24"/>
                <w:szCs w:val="24"/>
              </w:rPr>
            </w:pPr>
            <w:r w:rsidRPr="006465E0">
              <w:rPr>
                <w:rFonts w:ascii="Gill Sans MT" w:hAnsi="Gill Sans MT"/>
                <w:b/>
                <w:bCs/>
                <w:color w:val="141413"/>
                <w:sz w:val="24"/>
                <w:szCs w:val="24"/>
              </w:rPr>
              <w:t xml:space="preserve">Female </w:t>
            </w:r>
          </w:p>
        </w:tc>
        <w:tc>
          <w:tcPr>
            <w:tcW w:w="1417" w:type="dxa"/>
          </w:tcPr>
          <w:p w14:paraId="44F96504" w14:textId="77777777" w:rsidR="00E36B00" w:rsidRPr="006465E0" w:rsidRDefault="00E36B00">
            <w:pPr>
              <w:jc w:val="both"/>
              <w:rPr>
                <w:rFonts w:ascii="Gill Sans MT" w:hAnsi="Gill Sans MT"/>
                <w:b/>
                <w:bCs/>
                <w:color w:val="141413"/>
                <w:sz w:val="24"/>
                <w:szCs w:val="24"/>
              </w:rPr>
            </w:pPr>
            <w:r w:rsidRPr="006465E0">
              <w:rPr>
                <w:rFonts w:ascii="Gill Sans MT" w:hAnsi="Gill Sans MT"/>
                <w:b/>
                <w:bCs/>
                <w:color w:val="141413"/>
                <w:sz w:val="24"/>
                <w:szCs w:val="24"/>
              </w:rPr>
              <w:t>PWD</w:t>
            </w:r>
          </w:p>
        </w:tc>
        <w:tc>
          <w:tcPr>
            <w:tcW w:w="1843" w:type="dxa"/>
          </w:tcPr>
          <w:p w14:paraId="2EA51C0D" w14:textId="77777777" w:rsidR="00E36B00" w:rsidRPr="006465E0" w:rsidRDefault="00E36B00">
            <w:pPr>
              <w:jc w:val="both"/>
              <w:rPr>
                <w:rFonts w:ascii="Gill Sans MT" w:hAnsi="Gill Sans MT"/>
                <w:b/>
                <w:bCs/>
                <w:color w:val="141413"/>
                <w:sz w:val="24"/>
                <w:szCs w:val="24"/>
              </w:rPr>
            </w:pPr>
          </w:p>
        </w:tc>
        <w:tc>
          <w:tcPr>
            <w:tcW w:w="1475" w:type="dxa"/>
          </w:tcPr>
          <w:p w14:paraId="0F31F126" w14:textId="77777777" w:rsidR="00E36B00" w:rsidRPr="006465E0" w:rsidRDefault="00E36B00">
            <w:pPr>
              <w:jc w:val="both"/>
              <w:rPr>
                <w:rFonts w:ascii="Gill Sans MT" w:hAnsi="Gill Sans MT"/>
                <w:b/>
                <w:bCs/>
                <w:color w:val="141413"/>
                <w:sz w:val="24"/>
                <w:szCs w:val="24"/>
              </w:rPr>
            </w:pPr>
          </w:p>
        </w:tc>
        <w:tc>
          <w:tcPr>
            <w:tcW w:w="1417" w:type="dxa"/>
          </w:tcPr>
          <w:p w14:paraId="09FCEACB" w14:textId="77777777" w:rsidR="00E36B00" w:rsidRPr="006465E0" w:rsidRDefault="00E36B00">
            <w:pPr>
              <w:jc w:val="both"/>
              <w:rPr>
                <w:rFonts w:ascii="Gill Sans MT" w:hAnsi="Gill Sans MT"/>
                <w:b/>
                <w:bCs/>
                <w:color w:val="141413"/>
                <w:sz w:val="24"/>
                <w:szCs w:val="24"/>
              </w:rPr>
            </w:pPr>
          </w:p>
        </w:tc>
      </w:tr>
      <w:tr w:rsidR="00E36B00" w:rsidRPr="006465E0" w14:paraId="6A5859A9" w14:textId="77777777" w:rsidTr="006465E0">
        <w:tc>
          <w:tcPr>
            <w:tcW w:w="1415" w:type="dxa"/>
          </w:tcPr>
          <w:p w14:paraId="04849258" w14:textId="77777777" w:rsidR="00E36B00" w:rsidRPr="006465E0" w:rsidRDefault="00E36B00">
            <w:pPr>
              <w:jc w:val="both"/>
              <w:rPr>
                <w:rFonts w:ascii="Gill Sans MT" w:hAnsi="Gill Sans MT"/>
                <w:color w:val="141413"/>
                <w:sz w:val="24"/>
                <w:szCs w:val="24"/>
              </w:rPr>
            </w:pPr>
            <w:r w:rsidRPr="006465E0">
              <w:rPr>
                <w:rFonts w:ascii="Gill Sans MT" w:hAnsi="Gill Sans MT"/>
                <w:color w:val="141413"/>
                <w:sz w:val="24"/>
                <w:szCs w:val="24"/>
              </w:rPr>
              <w:t xml:space="preserve">Iganga </w:t>
            </w:r>
          </w:p>
        </w:tc>
        <w:tc>
          <w:tcPr>
            <w:tcW w:w="1701" w:type="dxa"/>
          </w:tcPr>
          <w:p w14:paraId="6CEEE2BA" w14:textId="77777777" w:rsidR="009337EA" w:rsidRDefault="00C036B9">
            <w:r>
              <w:t>{{srh.m.iganga.youth}}</w:t>
            </w:r>
          </w:p>
        </w:tc>
        <w:tc>
          <w:tcPr>
            <w:tcW w:w="1134" w:type="dxa"/>
          </w:tcPr>
          <w:p w14:paraId="237CF295" w14:textId="77777777" w:rsidR="009337EA" w:rsidRDefault="00C036B9">
            <w:r>
              <w:t>{{srh.m.iganga.female}}</w:t>
            </w:r>
          </w:p>
        </w:tc>
        <w:tc>
          <w:tcPr>
            <w:tcW w:w="1417" w:type="dxa"/>
          </w:tcPr>
          <w:p w14:paraId="0B72FF18" w14:textId="77777777" w:rsidR="009337EA" w:rsidRDefault="00C036B9">
            <w:r>
              <w:t>{{srh.m.iganga.pwd}}</w:t>
            </w:r>
          </w:p>
        </w:tc>
        <w:tc>
          <w:tcPr>
            <w:tcW w:w="1843" w:type="dxa"/>
          </w:tcPr>
          <w:p w14:paraId="55B101B3" w14:textId="77777777" w:rsidR="009337EA" w:rsidRDefault="0007031B">
            <w:r>
              <w:t>{{srh.q.iganga.youth}}</w:t>
            </w:r>
          </w:p>
        </w:tc>
        <w:tc>
          <w:tcPr>
            <w:tcW w:w="1475" w:type="dxa"/>
          </w:tcPr>
          <w:p w14:paraId="029B22E6" w14:textId="77777777" w:rsidR="009337EA" w:rsidRDefault="0007031B">
            <w:r>
              <w:t>{{srh.q.iganga.female}}</w:t>
            </w:r>
          </w:p>
        </w:tc>
        <w:tc>
          <w:tcPr>
            <w:tcW w:w="1417" w:type="dxa"/>
          </w:tcPr>
          <w:p w14:paraId="14967021" w14:textId="77777777" w:rsidR="009337EA" w:rsidRDefault="0007031B">
            <w:r>
              <w:t>{{srh.q.iganga.pwd}}</w:t>
            </w:r>
          </w:p>
        </w:tc>
      </w:tr>
      <w:tr w:rsidR="00E36B00" w:rsidRPr="006465E0" w14:paraId="3D78FA3A" w14:textId="77777777" w:rsidTr="006465E0">
        <w:tc>
          <w:tcPr>
            <w:tcW w:w="1415" w:type="dxa"/>
          </w:tcPr>
          <w:p w14:paraId="5A7497A9" w14:textId="77777777" w:rsidR="00E36B00" w:rsidRPr="006465E0" w:rsidRDefault="00E36B00">
            <w:pPr>
              <w:jc w:val="both"/>
              <w:rPr>
                <w:rFonts w:ascii="Gill Sans MT" w:hAnsi="Gill Sans MT"/>
                <w:color w:val="141413"/>
                <w:sz w:val="24"/>
                <w:szCs w:val="24"/>
              </w:rPr>
            </w:pPr>
            <w:r w:rsidRPr="006465E0">
              <w:rPr>
                <w:rFonts w:ascii="Gill Sans MT" w:hAnsi="Gill Sans MT"/>
                <w:color w:val="141413"/>
                <w:sz w:val="24"/>
                <w:szCs w:val="24"/>
              </w:rPr>
              <w:t>Jinja</w:t>
            </w:r>
          </w:p>
        </w:tc>
        <w:tc>
          <w:tcPr>
            <w:tcW w:w="1701" w:type="dxa"/>
          </w:tcPr>
          <w:p w14:paraId="45EB247B" w14:textId="77777777" w:rsidR="009337EA" w:rsidRDefault="00C036B9">
            <w:r>
              <w:t>{{srh.m.jinja.youth}}</w:t>
            </w:r>
          </w:p>
        </w:tc>
        <w:tc>
          <w:tcPr>
            <w:tcW w:w="1134" w:type="dxa"/>
          </w:tcPr>
          <w:p w14:paraId="68E366B6" w14:textId="77777777" w:rsidR="009337EA" w:rsidRDefault="00C036B9">
            <w:r>
              <w:t>{{srh.m.jinja.female}}</w:t>
            </w:r>
          </w:p>
        </w:tc>
        <w:tc>
          <w:tcPr>
            <w:tcW w:w="1417" w:type="dxa"/>
          </w:tcPr>
          <w:p w14:paraId="76E840C3" w14:textId="77777777" w:rsidR="009337EA" w:rsidRDefault="00C036B9">
            <w:r>
              <w:t>{{srh.m.jinja.pwd}}</w:t>
            </w:r>
          </w:p>
        </w:tc>
        <w:tc>
          <w:tcPr>
            <w:tcW w:w="1843" w:type="dxa"/>
          </w:tcPr>
          <w:p w14:paraId="47096137" w14:textId="77777777" w:rsidR="009337EA" w:rsidRDefault="0007031B">
            <w:r>
              <w:t>{{srh.q.jinja.youth}}</w:t>
            </w:r>
          </w:p>
        </w:tc>
        <w:tc>
          <w:tcPr>
            <w:tcW w:w="1475" w:type="dxa"/>
          </w:tcPr>
          <w:p w14:paraId="4DE355DE" w14:textId="77777777" w:rsidR="009337EA" w:rsidRDefault="0007031B">
            <w:r>
              <w:t>{{srh.q.jinja.female}}</w:t>
            </w:r>
          </w:p>
        </w:tc>
        <w:tc>
          <w:tcPr>
            <w:tcW w:w="1417" w:type="dxa"/>
          </w:tcPr>
          <w:p w14:paraId="25620C27" w14:textId="77777777" w:rsidR="009337EA" w:rsidRDefault="0007031B">
            <w:r>
              <w:t>{{srh.q.jinja.pwd}}</w:t>
            </w:r>
          </w:p>
        </w:tc>
      </w:tr>
      <w:tr w:rsidR="00E36B00" w:rsidRPr="006465E0" w14:paraId="37E3490E" w14:textId="77777777" w:rsidTr="006465E0">
        <w:tc>
          <w:tcPr>
            <w:tcW w:w="1415" w:type="dxa"/>
          </w:tcPr>
          <w:p w14:paraId="6524568A" w14:textId="77777777" w:rsidR="00E36B00" w:rsidRPr="006465E0" w:rsidRDefault="00E36B00">
            <w:pPr>
              <w:jc w:val="both"/>
              <w:rPr>
                <w:rFonts w:ascii="Gill Sans MT" w:hAnsi="Gill Sans MT"/>
                <w:color w:val="141413"/>
                <w:sz w:val="24"/>
                <w:szCs w:val="24"/>
              </w:rPr>
            </w:pPr>
            <w:r w:rsidRPr="006465E0">
              <w:rPr>
                <w:rFonts w:ascii="Gill Sans MT" w:hAnsi="Gill Sans MT"/>
                <w:color w:val="141413"/>
                <w:sz w:val="24"/>
                <w:szCs w:val="24"/>
              </w:rPr>
              <w:t xml:space="preserve">Mayuge </w:t>
            </w:r>
          </w:p>
        </w:tc>
        <w:tc>
          <w:tcPr>
            <w:tcW w:w="1701" w:type="dxa"/>
          </w:tcPr>
          <w:p w14:paraId="3E18D34F" w14:textId="77777777" w:rsidR="009337EA" w:rsidRDefault="00C036B9">
            <w:r>
              <w:t>{{srh.m.mayuge.youth}}</w:t>
            </w:r>
          </w:p>
        </w:tc>
        <w:tc>
          <w:tcPr>
            <w:tcW w:w="1134" w:type="dxa"/>
          </w:tcPr>
          <w:p w14:paraId="596F5C1C" w14:textId="77777777" w:rsidR="009337EA" w:rsidRDefault="00C036B9">
            <w:r>
              <w:t>{{srh.m.mayuge.female}}</w:t>
            </w:r>
          </w:p>
        </w:tc>
        <w:tc>
          <w:tcPr>
            <w:tcW w:w="1417" w:type="dxa"/>
          </w:tcPr>
          <w:p w14:paraId="202D72EB" w14:textId="77777777" w:rsidR="009337EA" w:rsidRDefault="00C036B9">
            <w:r>
              <w:t>{{srh.m.mayuge.pwd}}</w:t>
            </w:r>
          </w:p>
        </w:tc>
        <w:tc>
          <w:tcPr>
            <w:tcW w:w="1843" w:type="dxa"/>
          </w:tcPr>
          <w:p w14:paraId="0A9E658F" w14:textId="77777777" w:rsidR="009337EA" w:rsidRDefault="0007031B">
            <w:r>
              <w:t>{{srh.q.mayuge.youth}}</w:t>
            </w:r>
          </w:p>
        </w:tc>
        <w:tc>
          <w:tcPr>
            <w:tcW w:w="1475" w:type="dxa"/>
          </w:tcPr>
          <w:p w14:paraId="79AADDA9" w14:textId="77777777" w:rsidR="009337EA" w:rsidRDefault="0007031B">
            <w:r>
              <w:t>{{srh.q.mayuge.female}}</w:t>
            </w:r>
          </w:p>
        </w:tc>
        <w:tc>
          <w:tcPr>
            <w:tcW w:w="1417" w:type="dxa"/>
          </w:tcPr>
          <w:p w14:paraId="2B069DDF" w14:textId="77777777" w:rsidR="009337EA" w:rsidRDefault="0007031B">
            <w:r>
              <w:t>{{srh.q.mayuge.pwd}}</w:t>
            </w:r>
          </w:p>
        </w:tc>
      </w:tr>
      <w:tr w:rsidR="0007031B" w:rsidRPr="006465E0" w14:paraId="3D3F3777" w14:textId="77777777" w:rsidTr="006465E0">
        <w:tc>
          <w:tcPr>
            <w:tcW w:w="1415" w:type="dxa"/>
          </w:tcPr>
          <w:p w14:paraId="25767E25" w14:textId="77777777" w:rsidR="0007031B" w:rsidRPr="006465E0" w:rsidRDefault="0007031B" w:rsidP="0007031B">
            <w:pPr>
              <w:jc w:val="both"/>
              <w:rPr>
                <w:rFonts w:ascii="Gill Sans MT" w:hAnsi="Gill Sans MT"/>
                <w:color w:val="141413"/>
                <w:sz w:val="24"/>
                <w:szCs w:val="24"/>
              </w:rPr>
            </w:pPr>
            <w:r w:rsidRPr="006465E0">
              <w:rPr>
                <w:rFonts w:ascii="Gill Sans MT" w:hAnsi="Gill Sans MT"/>
                <w:color w:val="141413"/>
                <w:sz w:val="24"/>
                <w:szCs w:val="24"/>
              </w:rPr>
              <w:t>Luuka</w:t>
            </w:r>
          </w:p>
        </w:tc>
        <w:tc>
          <w:tcPr>
            <w:tcW w:w="1701" w:type="dxa"/>
          </w:tcPr>
          <w:p w14:paraId="4DD22609" w14:textId="77777777" w:rsidR="0007031B" w:rsidRDefault="0007031B" w:rsidP="0007031B">
            <w:r>
              <w:t>{{srh.m.luuka.youth}}</w:t>
            </w:r>
          </w:p>
        </w:tc>
        <w:tc>
          <w:tcPr>
            <w:tcW w:w="1134" w:type="dxa"/>
          </w:tcPr>
          <w:p w14:paraId="120A03E2" w14:textId="77777777" w:rsidR="0007031B" w:rsidRDefault="0007031B" w:rsidP="0007031B">
            <w:r>
              <w:t>{{srh.m.luuka.female}}</w:t>
            </w:r>
          </w:p>
        </w:tc>
        <w:tc>
          <w:tcPr>
            <w:tcW w:w="1417" w:type="dxa"/>
          </w:tcPr>
          <w:p w14:paraId="2543BC10" w14:textId="77777777" w:rsidR="0007031B" w:rsidRDefault="0007031B" w:rsidP="0007031B">
            <w:r>
              <w:t>{{srh.m.luuka.pwd}}</w:t>
            </w:r>
          </w:p>
        </w:tc>
        <w:tc>
          <w:tcPr>
            <w:tcW w:w="1843" w:type="dxa"/>
          </w:tcPr>
          <w:p w14:paraId="329265D0" w14:textId="77777777" w:rsidR="0007031B" w:rsidRDefault="0007031B" w:rsidP="0007031B">
            <w:r>
              <w:t>{{srh.q.luuka.youth}}</w:t>
            </w:r>
          </w:p>
        </w:tc>
        <w:tc>
          <w:tcPr>
            <w:tcW w:w="1475" w:type="dxa"/>
          </w:tcPr>
          <w:p w14:paraId="3558B8A6" w14:textId="77777777" w:rsidR="0007031B" w:rsidRDefault="0007031B" w:rsidP="0007031B">
            <w:r>
              <w:t>{{srh.q.luuka.female}}</w:t>
            </w:r>
          </w:p>
        </w:tc>
        <w:tc>
          <w:tcPr>
            <w:tcW w:w="1417" w:type="dxa"/>
          </w:tcPr>
          <w:p w14:paraId="27B09B36" w14:textId="77777777" w:rsidR="0007031B" w:rsidRDefault="0007031B" w:rsidP="0007031B">
            <w:r>
              <w:t>{{srh.q.luuka.pwd}}</w:t>
            </w:r>
          </w:p>
        </w:tc>
      </w:tr>
      <w:tr w:rsidR="0007031B" w:rsidRPr="006465E0" w14:paraId="79564E44" w14:textId="77777777" w:rsidTr="006465E0">
        <w:tc>
          <w:tcPr>
            <w:tcW w:w="1415" w:type="dxa"/>
          </w:tcPr>
          <w:p w14:paraId="3D3FA9B2" w14:textId="77777777" w:rsidR="0007031B" w:rsidRPr="006465E0" w:rsidRDefault="0007031B" w:rsidP="0007031B">
            <w:pPr>
              <w:jc w:val="both"/>
              <w:rPr>
                <w:rFonts w:ascii="Gill Sans MT" w:hAnsi="Gill Sans MT"/>
                <w:b/>
                <w:bCs/>
                <w:color w:val="141413"/>
                <w:sz w:val="24"/>
                <w:szCs w:val="24"/>
              </w:rPr>
            </w:pPr>
            <w:r w:rsidRPr="006465E0">
              <w:rPr>
                <w:rFonts w:ascii="Gill Sans MT" w:hAnsi="Gill Sans MT"/>
                <w:b/>
                <w:bCs/>
                <w:color w:val="141413"/>
                <w:sz w:val="24"/>
                <w:szCs w:val="24"/>
              </w:rPr>
              <w:t xml:space="preserve">Overall total </w:t>
            </w:r>
          </w:p>
        </w:tc>
        <w:tc>
          <w:tcPr>
            <w:tcW w:w="1701" w:type="dxa"/>
          </w:tcPr>
          <w:p w14:paraId="4E5DE6DB" w14:textId="77777777" w:rsidR="005A32D4" w:rsidRDefault="00000000">
            <w:r>
              <w:t>{{srh.m.total.youth}}</w:t>
            </w:r>
          </w:p>
        </w:tc>
        <w:tc>
          <w:tcPr>
            <w:tcW w:w="1134" w:type="dxa"/>
          </w:tcPr>
          <w:p w14:paraId="036E4D8F" w14:textId="77777777" w:rsidR="005A32D4" w:rsidRDefault="00000000">
            <w:r>
              <w:t>{{srh.m.total.female}}</w:t>
            </w:r>
          </w:p>
        </w:tc>
        <w:tc>
          <w:tcPr>
            <w:tcW w:w="1417" w:type="dxa"/>
          </w:tcPr>
          <w:p w14:paraId="39A20CF0" w14:textId="77777777" w:rsidR="005A32D4" w:rsidRDefault="00000000">
            <w:r>
              <w:t>{{srh.m.total.pwd}}</w:t>
            </w:r>
          </w:p>
        </w:tc>
        <w:tc>
          <w:tcPr>
            <w:tcW w:w="1843" w:type="dxa"/>
          </w:tcPr>
          <w:p w14:paraId="18D7308D" w14:textId="77777777" w:rsidR="005A32D4" w:rsidRDefault="00000000">
            <w:r>
              <w:t>{{srh.q.total.youth}}</w:t>
            </w:r>
          </w:p>
        </w:tc>
        <w:tc>
          <w:tcPr>
            <w:tcW w:w="1475" w:type="dxa"/>
          </w:tcPr>
          <w:p w14:paraId="126E5124" w14:textId="77777777" w:rsidR="005A32D4" w:rsidRDefault="00000000">
            <w:r>
              <w:t>{{srh.q.total.female}}</w:t>
            </w:r>
          </w:p>
        </w:tc>
        <w:tc>
          <w:tcPr>
            <w:tcW w:w="1417" w:type="dxa"/>
          </w:tcPr>
          <w:p w14:paraId="2D2B833C" w14:textId="77777777" w:rsidR="005A32D4" w:rsidRDefault="00000000">
            <w:r>
              <w:t>{{srh.q.total.pwd}}</w:t>
            </w:r>
          </w:p>
        </w:tc>
      </w:tr>
    </w:tbl>
    <w:p w14:paraId="7F056CC0" w14:textId="77777777" w:rsidR="007A4EC6" w:rsidRPr="006465E0" w:rsidRDefault="007A4EC6" w:rsidP="00F14299">
      <w:pPr>
        <w:spacing w:line="276" w:lineRule="auto"/>
        <w:jc w:val="both"/>
        <w:rPr>
          <w:rFonts w:ascii="Gill Sans MT" w:hAnsi="Gill Sans MT" w:cs="Times New Roman"/>
        </w:rPr>
      </w:pPr>
    </w:p>
    <w:p w14:paraId="0E2A113E" w14:textId="77777777" w:rsidR="004A292A" w:rsidRPr="004E0EDC" w:rsidRDefault="004A292A" w:rsidP="00755025">
      <w:pPr>
        <w:pBdr>
          <w:top w:val="nil"/>
          <w:left w:val="nil"/>
          <w:bottom w:val="nil"/>
          <w:right w:val="nil"/>
          <w:between w:val="nil"/>
        </w:pBdr>
        <w:spacing w:after="0" w:line="240" w:lineRule="auto"/>
        <w:jc w:val="both"/>
        <w:rPr>
          <w:rFonts w:ascii="Gill Sans MT" w:hAnsi="Gill Sans MT"/>
          <w:b/>
          <w:bCs/>
          <w:color w:val="141413"/>
          <w:sz w:val="24"/>
          <w:szCs w:val="24"/>
        </w:rPr>
      </w:pPr>
      <w:r w:rsidRPr="004E0EDC">
        <w:rPr>
          <w:rFonts w:ascii="Gill Sans MT" w:hAnsi="Gill Sans MT"/>
          <w:b/>
          <w:bCs/>
          <w:color w:val="141413"/>
          <w:sz w:val="24"/>
          <w:szCs w:val="24"/>
        </w:rPr>
        <w:t>1.3.2.4</w:t>
      </w:r>
      <w:r w:rsidR="00755025">
        <w:rPr>
          <w:rFonts w:ascii="Gill Sans MT" w:hAnsi="Gill Sans MT"/>
          <w:b/>
          <w:bCs/>
          <w:color w:val="141413"/>
          <w:sz w:val="24"/>
          <w:szCs w:val="24"/>
        </w:rPr>
        <w:t xml:space="preserve"> </w:t>
      </w:r>
      <w:r w:rsidRPr="004E0EDC">
        <w:rPr>
          <w:rFonts w:ascii="Gill Sans MT" w:hAnsi="Gill Sans MT"/>
          <w:b/>
          <w:bCs/>
          <w:color w:val="141413"/>
          <w:sz w:val="24"/>
          <w:szCs w:val="24"/>
        </w:rPr>
        <w:t>Facilitate delivery of Agri business and entrepreneurship skills to 144,000 youth and young women</w:t>
      </w:r>
      <w:r w:rsidRPr="004E0EDC">
        <w:rPr>
          <w:rFonts w:ascii="Gill Sans MT" w:hAnsi="Gill Sans MT"/>
          <w:b/>
          <w:bCs/>
          <w:color w:val="141413"/>
          <w:sz w:val="24"/>
          <w:szCs w:val="24"/>
        </w:rPr>
        <w:tab/>
      </w:r>
    </w:p>
    <w:p w14:paraId="7EE42500" w14:textId="77777777" w:rsidR="007E79B4" w:rsidRDefault="007E79B4" w:rsidP="00884226">
      <w:pPr>
        <w:spacing w:after="0" w:line="240" w:lineRule="auto"/>
        <w:jc w:val="both"/>
        <w:rPr>
          <w:rFonts w:ascii="Gill Sans MT" w:hAnsi="Gill Sans MT" w:cs="Times New Roman"/>
          <w:b/>
          <w:bCs/>
          <w:color w:val="141413"/>
          <w:sz w:val="24"/>
          <w:szCs w:val="24"/>
        </w:rPr>
      </w:pPr>
    </w:p>
    <w:p w14:paraId="116C7B05" w14:textId="77777777" w:rsidR="00884226" w:rsidRPr="004E0EDC" w:rsidRDefault="00884226" w:rsidP="00884226">
      <w:pPr>
        <w:spacing w:after="0" w:line="240" w:lineRule="auto"/>
        <w:jc w:val="both"/>
        <w:rPr>
          <w:rFonts w:ascii="Gill Sans MT" w:hAnsi="Gill Sans MT" w:cs="Times New Roman"/>
          <w:b/>
          <w:bCs/>
          <w:color w:val="141413"/>
          <w:sz w:val="24"/>
          <w:szCs w:val="24"/>
        </w:rPr>
      </w:pPr>
      <w:r w:rsidRPr="004E0EDC">
        <w:rPr>
          <w:rFonts w:ascii="Gill Sans MT" w:hAnsi="Gill Sans MT" w:cs="Times New Roman"/>
          <w:b/>
          <w:bCs/>
          <w:color w:val="141413"/>
          <w:sz w:val="24"/>
          <w:szCs w:val="24"/>
        </w:rPr>
        <w:t xml:space="preserve">Horticulture </w:t>
      </w:r>
      <w:r w:rsidR="007E79B4">
        <w:rPr>
          <w:rFonts w:ascii="Gill Sans MT" w:hAnsi="Gill Sans MT" w:cs="Times New Roman"/>
          <w:b/>
          <w:bCs/>
          <w:color w:val="141413"/>
          <w:sz w:val="24"/>
          <w:szCs w:val="24"/>
        </w:rPr>
        <w:t>Production</w:t>
      </w:r>
      <w:r w:rsidRPr="004E0EDC">
        <w:rPr>
          <w:rFonts w:ascii="Gill Sans MT" w:hAnsi="Gill Sans MT" w:cs="Times New Roman"/>
          <w:b/>
          <w:bCs/>
          <w:color w:val="141413"/>
          <w:sz w:val="24"/>
          <w:szCs w:val="24"/>
        </w:rPr>
        <w:t xml:space="preserve"> </w:t>
      </w:r>
    </w:p>
    <w:p w14:paraId="09B838C6" w14:textId="77777777" w:rsidR="007E79B4" w:rsidRPr="00902131" w:rsidRDefault="007E79B4" w:rsidP="007E79B4">
      <w:pPr>
        <w:rPr>
          <w:rFonts w:ascii="Gill Sans MT" w:hAnsi="Gill Sans MT"/>
          <w:color w:val="0D0D0D"/>
          <w:sz w:val="24"/>
          <w:szCs w:val="24"/>
        </w:rPr>
      </w:pPr>
      <w:r>
        <w:t>During {{meta.monthname}}, {{narr.hort_youth}} youth established horticulture across the cluster. Horticulture sales in the month generated UGX {{narr.hort_sales}} from {{narr.tomatoes}} kg and {{narr.watermelon}} pieces harvested.</w:t>
      </w:r>
    </w:p>
    <w:p w14:paraId="7B66C21E" w14:textId="77777777" w:rsidR="006B448D" w:rsidRPr="007E79B4" w:rsidRDefault="006B448D" w:rsidP="006B448D">
      <w:pPr>
        <w:spacing w:after="0" w:line="240" w:lineRule="auto"/>
        <w:jc w:val="both"/>
        <w:rPr>
          <w:rFonts w:ascii="Gill Sans MT" w:hAnsi="Gill Sans MT" w:cs="Times New Roman"/>
          <w:b/>
          <w:bCs/>
          <w:i/>
          <w:iCs/>
          <w:color w:val="141413"/>
          <w:sz w:val="24"/>
          <w:szCs w:val="24"/>
        </w:rPr>
      </w:pPr>
      <w:r w:rsidRPr="007E79B4">
        <w:rPr>
          <w:rFonts w:ascii="Gill Sans MT" w:hAnsi="Gill Sans MT" w:cs="Times New Roman"/>
          <w:b/>
          <w:bCs/>
          <w:i/>
          <w:iCs/>
          <w:color w:val="141413"/>
          <w:sz w:val="24"/>
          <w:szCs w:val="24"/>
        </w:rPr>
        <w:t xml:space="preserve">Table showing harvest and </w:t>
      </w:r>
      <w:r w:rsidR="001A7724" w:rsidRPr="007E79B4">
        <w:rPr>
          <w:rFonts w:ascii="Gill Sans MT" w:hAnsi="Gill Sans MT" w:cs="Times New Roman"/>
          <w:b/>
          <w:bCs/>
          <w:i/>
          <w:iCs/>
          <w:color w:val="141413"/>
          <w:sz w:val="24"/>
          <w:szCs w:val="24"/>
        </w:rPr>
        <w:t>sales</w:t>
      </w:r>
      <w:r w:rsidRPr="007E79B4">
        <w:rPr>
          <w:rFonts w:ascii="Gill Sans MT" w:hAnsi="Gill Sans MT" w:cs="Times New Roman"/>
          <w:b/>
          <w:bCs/>
          <w:i/>
          <w:iCs/>
          <w:color w:val="141413"/>
          <w:sz w:val="24"/>
          <w:szCs w:val="24"/>
        </w:rPr>
        <w:t xml:space="preserve"> breakdown per district</w:t>
      </w:r>
    </w:p>
    <w:p w14:paraId="3031EFF6" w14:textId="77777777" w:rsidR="006B448D" w:rsidRPr="007E79B4" w:rsidRDefault="006B448D" w:rsidP="006B448D">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064"/>
        <w:gridCol w:w="1793"/>
        <w:gridCol w:w="1684"/>
        <w:gridCol w:w="1623"/>
        <w:gridCol w:w="1453"/>
        <w:gridCol w:w="1671"/>
        <w:gridCol w:w="1504"/>
      </w:tblGrid>
      <w:tr w:rsidR="006E2C73" w:rsidRPr="007E79B4" w14:paraId="36199A43" w14:textId="77777777" w:rsidTr="008F572D">
        <w:tc>
          <w:tcPr>
            <w:tcW w:w="6113" w:type="dxa"/>
            <w:gridSpan w:val="4"/>
          </w:tcPr>
          <w:p w14:paraId="06CF7BF9" w14:textId="77777777" w:rsidR="006E2C73" w:rsidRPr="007E79B4"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4679" w:type="dxa"/>
            <w:gridSpan w:val="3"/>
          </w:tcPr>
          <w:p w14:paraId="60D3BD7F" w14:textId="77777777" w:rsidR="006E2C73" w:rsidRPr="007E79B4" w:rsidRDefault="007A00CA">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004CD1" w:rsidRPr="007E79B4" w14:paraId="024F3A69" w14:textId="77777777" w:rsidTr="008F572D">
        <w:tc>
          <w:tcPr>
            <w:tcW w:w="848" w:type="dxa"/>
            <w:vMerge w:val="restart"/>
          </w:tcPr>
          <w:p w14:paraId="0F3FD01D"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District</w:t>
            </w:r>
          </w:p>
        </w:tc>
        <w:tc>
          <w:tcPr>
            <w:tcW w:w="1876" w:type="dxa"/>
          </w:tcPr>
          <w:p w14:paraId="1E1F9EDC"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Tomatoes </w:t>
            </w:r>
          </w:p>
        </w:tc>
        <w:tc>
          <w:tcPr>
            <w:tcW w:w="1687" w:type="dxa"/>
          </w:tcPr>
          <w:p w14:paraId="3E1E2BD9"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Watermelon </w:t>
            </w:r>
          </w:p>
        </w:tc>
        <w:tc>
          <w:tcPr>
            <w:tcW w:w="1702" w:type="dxa"/>
          </w:tcPr>
          <w:p w14:paraId="2684FA14"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Sales Amount </w:t>
            </w:r>
          </w:p>
        </w:tc>
        <w:tc>
          <w:tcPr>
            <w:tcW w:w="1470" w:type="dxa"/>
          </w:tcPr>
          <w:p w14:paraId="567A875D"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Tomatoes </w:t>
            </w:r>
          </w:p>
        </w:tc>
        <w:tc>
          <w:tcPr>
            <w:tcW w:w="1671" w:type="dxa"/>
          </w:tcPr>
          <w:p w14:paraId="35A7DA2B"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Watermelon </w:t>
            </w:r>
          </w:p>
        </w:tc>
        <w:tc>
          <w:tcPr>
            <w:tcW w:w="1538" w:type="dxa"/>
          </w:tcPr>
          <w:p w14:paraId="0369863B"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Sales Amount </w:t>
            </w:r>
          </w:p>
        </w:tc>
      </w:tr>
      <w:tr w:rsidR="00004CD1" w:rsidRPr="007E79B4" w14:paraId="73C75731" w14:textId="77777777" w:rsidTr="008F572D">
        <w:tc>
          <w:tcPr>
            <w:tcW w:w="848" w:type="dxa"/>
            <w:vMerge/>
          </w:tcPr>
          <w:p w14:paraId="348091BB" w14:textId="77777777" w:rsidR="00004CD1" w:rsidRPr="007E79B4" w:rsidRDefault="00004CD1" w:rsidP="00004CD1">
            <w:pPr>
              <w:jc w:val="both"/>
              <w:rPr>
                <w:rFonts w:ascii="Gill Sans MT" w:hAnsi="Gill Sans MT"/>
                <w:color w:val="141413"/>
                <w:sz w:val="24"/>
                <w:szCs w:val="24"/>
              </w:rPr>
            </w:pPr>
          </w:p>
        </w:tc>
        <w:tc>
          <w:tcPr>
            <w:tcW w:w="1876" w:type="dxa"/>
          </w:tcPr>
          <w:p w14:paraId="436386A2"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Kgs </w:t>
            </w:r>
          </w:p>
        </w:tc>
        <w:tc>
          <w:tcPr>
            <w:tcW w:w="1687" w:type="dxa"/>
          </w:tcPr>
          <w:p w14:paraId="5C30BB35"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Pcs </w:t>
            </w:r>
          </w:p>
        </w:tc>
        <w:tc>
          <w:tcPr>
            <w:tcW w:w="1702" w:type="dxa"/>
          </w:tcPr>
          <w:p w14:paraId="548ACF99"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UGX</w:t>
            </w:r>
          </w:p>
        </w:tc>
        <w:tc>
          <w:tcPr>
            <w:tcW w:w="1470" w:type="dxa"/>
          </w:tcPr>
          <w:p w14:paraId="6C4AF746"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Kgs </w:t>
            </w:r>
          </w:p>
        </w:tc>
        <w:tc>
          <w:tcPr>
            <w:tcW w:w="1671" w:type="dxa"/>
          </w:tcPr>
          <w:p w14:paraId="12FD1857"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 xml:space="preserve">Pcs </w:t>
            </w:r>
          </w:p>
        </w:tc>
        <w:tc>
          <w:tcPr>
            <w:tcW w:w="1538" w:type="dxa"/>
          </w:tcPr>
          <w:p w14:paraId="129B8844" w14:textId="77777777" w:rsidR="00004CD1" w:rsidRPr="007E79B4" w:rsidRDefault="00004CD1" w:rsidP="00004CD1">
            <w:pPr>
              <w:jc w:val="both"/>
              <w:rPr>
                <w:rFonts w:ascii="Gill Sans MT" w:hAnsi="Gill Sans MT"/>
                <w:b/>
                <w:bCs/>
                <w:color w:val="141413"/>
                <w:sz w:val="24"/>
                <w:szCs w:val="24"/>
              </w:rPr>
            </w:pPr>
            <w:r w:rsidRPr="007E79B4">
              <w:rPr>
                <w:rFonts w:ascii="Gill Sans MT" w:hAnsi="Gill Sans MT"/>
                <w:b/>
                <w:bCs/>
                <w:color w:val="141413"/>
                <w:sz w:val="24"/>
                <w:szCs w:val="24"/>
              </w:rPr>
              <w:t>UGX</w:t>
            </w:r>
          </w:p>
        </w:tc>
      </w:tr>
      <w:tr w:rsidR="00004CD1" w:rsidRPr="007E79B4" w14:paraId="49A2E571" w14:textId="77777777" w:rsidTr="008F572D">
        <w:tc>
          <w:tcPr>
            <w:tcW w:w="848" w:type="dxa"/>
          </w:tcPr>
          <w:p w14:paraId="4168DF5F" w14:textId="77777777" w:rsidR="009337EA" w:rsidRDefault="00000000">
            <w:r>
              <w:t>Iganga</w:t>
            </w:r>
          </w:p>
        </w:tc>
        <w:tc>
          <w:tcPr>
            <w:tcW w:w="1876" w:type="dxa"/>
          </w:tcPr>
          <w:p w14:paraId="6F4E20FE" w14:textId="77777777" w:rsidR="009337EA" w:rsidRDefault="00000000">
            <w:r>
              <w:t>{{hort.m.iganga.tomatoes_kg}}</w:t>
            </w:r>
          </w:p>
        </w:tc>
        <w:tc>
          <w:tcPr>
            <w:tcW w:w="1687" w:type="dxa"/>
          </w:tcPr>
          <w:p w14:paraId="2354962E" w14:textId="77777777" w:rsidR="009337EA" w:rsidRDefault="002E0DB4">
            <w:r>
              <w:t>{{hort.m.iganga.watermelon_pcs}}</w:t>
            </w:r>
          </w:p>
        </w:tc>
        <w:tc>
          <w:tcPr>
            <w:tcW w:w="1702" w:type="dxa"/>
          </w:tcPr>
          <w:p w14:paraId="7F121762" w14:textId="77777777" w:rsidR="009337EA" w:rsidRDefault="00000000">
            <w:r>
              <w:t>{{hort.m.iganga.sales}}</w:t>
            </w:r>
          </w:p>
        </w:tc>
        <w:tc>
          <w:tcPr>
            <w:tcW w:w="1470" w:type="dxa"/>
          </w:tcPr>
          <w:p w14:paraId="7417FF0A" w14:textId="77777777" w:rsidR="009337EA" w:rsidRDefault="001B58DF">
            <w:r>
              <w:t>{{hort.q.iganga.tomatoes_kg}}</w:t>
            </w:r>
          </w:p>
        </w:tc>
        <w:tc>
          <w:tcPr>
            <w:tcW w:w="1671" w:type="dxa"/>
          </w:tcPr>
          <w:p w14:paraId="57A006F6" w14:textId="77777777" w:rsidR="009337EA" w:rsidRDefault="001B58DF">
            <w:r>
              <w:t>{{hort.q.iganga.watermelon_pcs}}</w:t>
            </w:r>
          </w:p>
        </w:tc>
        <w:tc>
          <w:tcPr>
            <w:tcW w:w="1538" w:type="dxa"/>
          </w:tcPr>
          <w:p w14:paraId="3137ED99" w14:textId="77777777" w:rsidR="009337EA" w:rsidRDefault="001B58DF">
            <w:r>
              <w:t>{{hort.q.iganga.sales}}</w:t>
            </w:r>
          </w:p>
        </w:tc>
      </w:tr>
      <w:tr w:rsidR="00004CD1" w:rsidRPr="007E79B4" w14:paraId="2B49CD35" w14:textId="77777777" w:rsidTr="008F572D">
        <w:tc>
          <w:tcPr>
            <w:tcW w:w="848" w:type="dxa"/>
          </w:tcPr>
          <w:p w14:paraId="0948F83F" w14:textId="77777777" w:rsidR="009337EA" w:rsidRDefault="00000000">
            <w:r>
              <w:t>Jinja</w:t>
            </w:r>
          </w:p>
        </w:tc>
        <w:tc>
          <w:tcPr>
            <w:tcW w:w="1876" w:type="dxa"/>
          </w:tcPr>
          <w:p w14:paraId="4F683458" w14:textId="77777777" w:rsidR="009337EA" w:rsidRDefault="00000000">
            <w:r>
              <w:t>{{hort.m.jinja.tomatoes_kg}}</w:t>
            </w:r>
          </w:p>
        </w:tc>
        <w:tc>
          <w:tcPr>
            <w:tcW w:w="1687" w:type="dxa"/>
          </w:tcPr>
          <w:p w14:paraId="6BACFB4B" w14:textId="77777777" w:rsidR="009337EA" w:rsidRDefault="009337EA">
            <w:r>
              <w:t>{{hort.m.jinja.watermelon_pcs}}</w:t>
            </w:r>
          </w:p>
        </w:tc>
        <w:tc>
          <w:tcPr>
            <w:tcW w:w="1702" w:type="dxa"/>
          </w:tcPr>
          <w:p w14:paraId="66315897" w14:textId="77777777" w:rsidR="009337EA" w:rsidRDefault="00000000">
            <w:r>
              <w:t>{{hort.m.jinja.sales}}</w:t>
            </w:r>
          </w:p>
        </w:tc>
        <w:tc>
          <w:tcPr>
            <w:tcW w:w="1470" w:type="dxa"/>
          </w:tcPr>
          <w:p w14:paraId="0E208BE0" w14:textId="77777777" w:rsidR="009337EA" w:rsidRDefault="001B58DF">
            <w:r>
              <w:t>{{hort.q.jinja.tomatoes_kg}}</w:t>
            </w:r>
          </w:p>
        </w:tc>
        <w:tc>
          <w:tcPr>
            <w:tcW w:w="1671" w:type="dxa"/>
          </w:tcPr>
          <w:p w14:paraId="11A2BCE3" w14:textId="77777777" w:rsidR="009337EA" w:rsidRDefault="009337EA">
            <w:r>
              <w:t>{{hort.q.jinja.watermelon_pcs}}</w:t>
            </w:r>
          </w:p>
        </w:tc>
        <w:tc>
          <w:tcPr>
            <w:tcW w:w="1538" w:type="dxa"/>
          </w:tcPr>
          <w:p w14:paraId="2B34FFE5" w14:textId="77777777" w:rsidR="009337EA" w:rsidRDefault="001B58DF">
            <w:r>
              <w:t>{{hort.q.jinja.sales}}</w:t>
            </w:r>
          </w:p>
        </w:tc>
      </w:tr>
      <w:tr w:rsidR="00004CD1" w:rsidRPr="007E79B4" w14:paraId="00B70F34" w14:textId="77777777" w:rsidTr="008F572D">
        <w:tc>
          <w:tcPr>
            <w:tcW w:w="848" w:type="dxa"/>
          </w:tcPr>
          <w:p w14:paraId="49523C00" w14:textId="77777777" w:rsidR="009337EA" w:rsidRDefault="00000000">
            <w:r>
              <w:t>Mayuge</w:t>
            </w:r>
          </w:p>
        </w:tc>
        <w:tc>
          <w:tcPr>
            <w:tcW w:w="1876" w:type="dxa"/>
          </w:tcPr>
          <w:p w14:paraId="72D4AC5B" w14:textId="77777777" w:rsidR="009337EA" w:rsidRDefault="00000000">
            <w:r>
              <w:t>{{hort.m.mayuge.tomatoes_kg}}</w:t>
            </w:r>
          </w:p>
        </w:tc>
        <w:tc>
          <w:tcPr>
            <w:tcW w:w="1687" w:type="dxa"/>
          </w:tcPr>
          <w:p w14:paraId="63E50F86" w14:textId="77777777" w:rsidR="009337EA" w:rsidRDefault="009337EA">
            <w:r>
              <w:t>{{hort.m.mayuge.watermelon_pcs}}</w:t>
            </w:r>
          </w:p>
        </w:tc>
        <w:tc>
          <w:tcPr>
            <w:tcW w:w="1702" w:type="dxa"/>
          </w:tcPr>
          <w:p w14:paraId="65917A3E" w14:textId="77777777" w:rsidR="009337EA" w:rsidRDefault="00000000">
            <w:r>
              <w:t>{{hort.m.mayuge.sales}}</w:t>
            </w:r>
          </w:p>
        </w:tc>
        <w:tc>
          <w:tcPr>
            <w:tcW w:w="1470" w:type="dxa"/>
          </w:tcPr>
          <w:p w14:paraId="190B9250" w14:textId="77777777" w:rsidR="009337EA" w:rsidRDefault="001B58DF">
            <w:r>
              <w:t>{{hort.q.mayuge.tomatoes_kg}}</w:t>
            </w:r>
          </w:p>
        </w:tc>
        <w:tc>
          <w:tcPr>
            <w:tcW w:w="1671" w:type="dxa"/>
          </w:tcPr>
          <w:p w14:paraId="6BF8CF37" w14:textId="77777777" w:rsidR="009337EA" w:rsidRDefault="009337EA">
            <w:r>
              <w:t>{{hort.q.mayuge.watermelon_pcs}}</w:t>
            </w:r>
          </w:p>
        </w:tc>
        <w:tc>
          <w:tcPr>
            <w:tcW w:w="1538" w:type="dxa"/>
          </w:tcPr>
          <w:p w14:paraId="43326E1C" w14:textId="77777777" w:rsidR="009337EA" w:rsidRDefault="001B58DF">
            <w:r>
              <w:t>{{hort.q.mayuge.sales}}</w:t>
            </w:r>
          </w:p>
        </w:tc>
      </w:tr>
      <w:tr w:rsidR="00004CD1" w:rsidRPr="007E79B4" w14:paraId="6F0888F1" w14:textId="77777777" w:rsidTr="008F572D">
        <w:tc>
          <w:tcPr>
            <w:tcW w:w="848" w:type="dxa"/>
          </w:tcPr>
          <w:p w14:paraId="09CEE801" w14:textId="77777777" w:rsidR="009337EA" w:rsidRDefault="00000000">
            <w:r>
              <w:t>Luuka</w:t>
            </w:r>
          </w:p>
        </w:tc>
        <w:tc>
          <w:tcPr>
            <w:tcW w:w="1876" w:type="dxa"/>
          </w:tcPr>
          <w:p w14:paraId="61A724FC" w14:textId="77777777" w:rsidR="009337EA" w:rsidRDefault="00000000">
            <w:r>
              <w:t>{{hort.m.luuka.tomatoes_kg}}</w:t>
            </w:r>
          </w:p>
        </w:tc>
        <w:tc>
          <w:tcPr>
            <w:tcW w:w="1687" w:type="dxa"/>
          </w:tcPr>
          <w:p w14:paraId="6442CCD8" w14:textId="77777777" w:rsidR="009337EA" w:rsidRDefault="009337EA">
            <w:r>
              <w:t>{{hort.m.luuka.watermelon_pcs}}</w:t>
            </w:r>
          </w:p>
        </w:tc>
        <w:tc>
          <w:tcPr>
            <w:tcW w:w="1702" w:type="dxa"/>
          </w:tcPr>
          <w:p w14:paraId="71B97533" w14:textId="77777777" w:rsidR="009337EA" w:rsidRDefault="00000000">
            <w:r>
              <w:t>{{hort.m.luuka.sales}}</w:t>
            </w:r>
          </w:p>
        </w:tc>
        <w:tc>
          <w:tcPr>
            <w:tcW w:w="1470" w:type="dxa"/>
          </w:tcPr>
          <w:p w14:paraId="72D21398" w14:textId="77777777" w:rsidR="009337EA" w:rsidRDefault="001B58DF">
            <w:r>
              <w:t>{{hort.q.luuka.tomatoes_kg}}</w:t>
            </w:r>
          </w:p>
        </w:tc>
        <w:tc>
          <w:tcPr>
            <w:tcW w:w="1671" w:type="dxa"/>
          </w:tcPr>
          <w:p w14:paraId="0046A7FB" w14:textId="77777777" w:rsidR="009337EA" w:rsidRDefault="009337EA">
            <w:r>
              <w:t>{{hort.q.luuka.watermelon_pcs}}</w:t>
            </w:r>
          </w:p>
        </w:tc>
        <w:tc>
          <w:tcPr>
            <w:tcW w:w="1538" w:type="dxa"/>
          </w:tcPr>
          <w:p w14:paraId="31A7021B" w14:textId="77777777" w:rsidR="009337EA" w:rsidRDefault="001B58DF">
            <w:r>
              <w:t>{{hort.q.luuka.sales}}</w:t>
            </w:r>
          </w:p>
        </w:tc>
      </w:tr>
      <w:tr w:rsidR="00B459D6" w:rsidRPr="007E79B4" w14:paraId="14C69058" w14:textId="77777777" w:rsidTr="008F572D">
        <w:tc>
          <w:tcPr>
            <w:tcW w:w="848" w:type="dxa"/>
          </w:tcPr>
          <w:p w14:paraId="357A8A8D" w14:textId="77777777" w:rsidR="009337EA" w:rsidRDefault="00000000">
            <w:r>
              <w:t>Overall total</w:t>
            </w:r>
          </w:p>
        </w:tc>
        <w:tc>
          <w:tcPr>
            <w:tcW w:w="1876" w:type="dxa"/>
          </w:tcPr>
          <w:p w14:paraId="39220695" w14:textId="77777777" w:rsidR="005A32D4" w:rsidRDefault="00000000">
            <w:r>
              <w:t>{{hort.m.total.tomatoes_kg}}</w:t>
            </w:r>
          </w:p>
        </w:tc>
        <w:tc>
          <w:tcPr>
            <w:tcW w:w="1687" w:type="dxa"/>
          </w:tcPr>
          <w:p w14:paraId="69636748" w14:textId="77777777" w:rsidR="005A32D4" w:rsidRDefault="00000000">
            <w:r>
              <w:t>{{hort.m.total.watermelon_pcs}}</w:t>
            </w:r>
          </w:p>
        </w:tc>
        <w:tc>
          <w:tcPr>
            <w:tcW w:w="1702" w:type="dxa"/>
          </w:tcPr>
          <w:p w14:paraId="257E173D" w14:textId="77777777" w:rsidR="005A32D4" w:rsidRDefault="00000000">
            <w:r>
              <w:t>{{hort.m.total.sales}}</w:t>
            </w:r>
          </w:p>
        </w:tc>
        <w:tc>
          <w:tcPr>
            <w:tcW w:w="1470" w:type="dxa"/>
          </w:tcPr>
          <w:p w14:paraId="714E5014" w14:textId="77777777" w:rsidR="005A32D4" w:rsidRDefault="00000000">
            <w:r>
              <w:t>{{hort.q.total.tomatoes_kg}}</w:t>
            </w:r>
          </w:p>
        </w:tc>
        <w:tc>
          <w:tcPr>
            <w:tcW w:w="1671" w:type="dxa"/>
          </w:tcPr>
          <w:p w14:paraId="6463160F" w14:textId="77777777" w:rsidR="005A32D4" w:rsidRDefault="00000000">
            <w:r>
              <w:t>{{hort.q.total.watermelon_pcs}}</w:t>
            </w:r>
          </w:p>
        </w:tc>
        <w:tc>
          <w:tcPr>
            <w:tcW w:w="1538" w:type="dxa"/>
          </w:tcPr>
          <w:p w14:paraId="485234F6" w14:textId="77777777" w:rsidR="005A32D4" w:rsidRDefault="00000000">
            <w:r>
              <w:t>{{hort.q.total.sales}}</w:t>
            </w:r>
          </w:p>
        </w:tc>
      </w:tr>
    </w:tbl>
    <w:p w14:paraId="209C44AE" w14:textId="77777777" w:rsidR="005838EC" w:rsidRPr="007E79B4" w:rsidRDefault="005838EC" w:rsidP="00C17315">
      <w:pPr>
        <w:rPr>
          <w:rFonts w:ascii="Gill Sans MT" w:hAnsi="Gill Sans MT"/>
          <w:color w:val="0D0D0D"/>
          <w:sz w:val="24"/>
          <w:szCs w:val="24"/>
        </w:rPr>
      </w:pPr>
    </w:p>
    <w:p w14:paraId="26039058" w14:textId="77777777" w:rsidR="00B76DB7" w:rsidRDefault="00B76DB7" w:rsidP="00DD7711">
      <w:pPr>
        <w:rPr>
          <w:rFonts w:ascii="Gill Sans MT" w:hAnsi="Gill Sans MT" w:cs="Times New Roman"/>
          <w:b/>
          <w:bCs/>
          <w:color w:val="141413"/>
          <w:sz w:val="24"/>
          <w:szCs w:val="24"/>
        </w:rPr>
      </w:pPr>
    </w:p>
    <w:p w14:paraId="71C53E3B" w14:textId="77777777" w:rsidR="00F8779E" w:rsidRDefault="00F8779E" w:rsidP="00DD7711">
      <w:pPr>
        <w:rPr>
          <w:rFonts w:ascii="Gill Sans MT" w:hAnsi="Gill Sans MT" w:cs="Times New Roman"/>
          <w:b/>
          <w:bCs/>
          <w:color w:val="141413"/>
          <w:sz w:val="24"/>
          <w:szCs w:val="24"/>
        </w:rPr>
      </w:pPr>
    </w:p>
    <w:p w14:paraId="36F15B77" w14:textId="77777777" w:rsidR="00DD7711" w:rsidRDefault="00964464" w:rsidP="00DD7711">
      <w:pPr>
        <w:rPr>
          <w:rFonts w:ascii="Gill Sans MT" w:hAnsi="Gill Sans MT" w:cs="Times New Roman"/>
          <w:b/>
          <w:bCs/>
          <w:color w:val="141413"/>
          <w:sz w:val="24"/>
          <w:szCs w:val="24"/>
        </w:rPr>
      </w:pPr>
      <w:r w:rsidRPr="004E0EDC">
        <w:rPr>
          <w:rFonts w:ascii="Gill Sans MT" w:hAnsi="Gill Sans MT" w:cs="Times New Roman"/>
          <w:b/>
          <w:bCs/>
          <w:color w:val="141413"/>
          <w:sz w:val="24"/>
          <w:szCs w:val="24"/>
        </w:rPr>
        <w:t xml:space="preserve">Poultry </w:t>
      </w:r>
      <w:r w:rsidR="00F8779E">
        <w:rPr>
          <w:rFonts w:ascii="Gill Sans MT" w:hAnsi="Gill Sans MT" w:cs="Times New Roman"/>
          <w:b/>
          <w:bCs/>
          <w:color w:val="141413"/>
          <w:sz w:val="24"/>
          <w:szCs w:val="24"/>
        </w:rPr>
        <w:t xml:space="preserve">production </w:t>
      </w:r>
    </w:p>
    <w:p w14:paraId="644EABC9" w14:textId="77777777" w:rsidR="00F8779E" w:rsidRPr="00902131" w:rsidRDefault="00F8779E" w:rsidP="00F8779E">
      <w:pPr>
        <w:rPr>
          <w:rFonts w:ascii="Gill Sans MT" w:hAnsi="Gill Sans MT"/>
          <w:color w:val="0D0D0D"/>
          <w:sz w:val="24"/>
          <w:szCs w:val="24"/>
        </w:rPr>
      </w:pPr>
      <w:r>
        <w:t>During {{meta.monthname}}, {{narr.birds_dist}} birds were distributed to {{narr.birds_youth}} youth across {{narr.birds_shgs}} SHGs, while cluster bird sales in the month reached {{narr.birds_sold}} birds worth UGX {{narr.poultry_sales}}.</w:t>
      </w:r>
    </w:p>
    <w:p w14:paraId="392129C4" w14:textId="77777777" w:rsidR="007B3257" w:rsidRDefault="007B3257" w:rsidP="007B3257">
      <w:pPr>
        <w:spacing w:after="0" w:line="240" w:lineRule="auto"/>
        <w:jc w:val="both"/>
        <w:rPr>
          <w:rFonts w:ascii="Gill Sans MT" w:hAnsi="Gill Sans MT" w:cs="Times New Roman"/>
          <w:b/>
          <w:bCs/>
          <w:i/>
          <w:iCs/>
          <w:color w:val="141413"/>
          <w:sz w:val="24"/>
          <w:szCs w:val="24"/>
        </w:rPr>
      </w:pPr>
      <w:r w:rsidRPr="00E2596E">
        <w:rPr>
          <w:rFonts w:ascii="Gill Sans MT" w:hAnsi="Gill Sans MT" w:cs="Times New Roman"/>
          <w:b/>
          <w:bCs/>
          <w:i/>
          <w:iCs/>
          <w:color w:val="141413"/>
          <w:sz w:val="24"/>
          <w:szCs w:val="24"/>
        </w:rPr>
        <w:t xml:space="preserve">Table showing </w:t>
      </w:r>
      <w:r>
        <w:rPr>
          <w:rFonts w:ascii="Gill Sans MT" w:hAnsi="Gill Sans MT" w:cs="Times New Roman"/>
          <w:b/>
          <w:bCs/>
          <w:i/>
          <w:iCs/>
          <w:color w:val="141413"/>
          <w:sz w:val="24"/>
          <w:szCs w:val="24"/>
        </w:rPr>
        <w:t xml:space="preserve">the poultry birds </w:t>
      </w:r>
      <w:r w:rsidR="00ED23E1">
        <w:rPr>
          <w:rFonts w:ascii="Gill Sans MT" w:hAnsi="Gill Sans MT" w:cs="Times New Roman"/>
          <w:b/>
          <w:bCs/>
          <w:i/>
          <w:iCs/>
          <w:color w:val="141413"/>
          <w:sz w:val="24"/>
          <w:szCs w:val="24"/>
        </w:rPr>
        <w:t>distribution</w:t>
      </w:r>
      <w:r w:rsidRPr="00E2596E">
        <w:rPr>
          <w:rFonts w:ascii="Gill Sans MT" w:hAnsi="Gill Sans MT" w:cs="Times New Roman"/>
          <w:b/>
          <w:bCs/>
          <w:i/>
          <w:iCs/>
          <w:color w:val="141413"/>
          <w:sz w:val="24"/>
          <w:szCs w:val="24"/>
        </w:rPr>
        <w:t xml:space="preserve"> breakdown per district</w:t>
      </w:r>
    </w:p>
    <w:p w14:paraId="484C25AF" w14:textId="77777777" w:rsidR="007B3257" w:rsidRPr="00201419" w:rsidRDefault="007B3257" w:rsidP="007B3257">
      <w:pPr>
        <w:spacing w:after="0" w:line="240" w:lineRule="auto"/>
        <w:jc w:val="both"/>
        <w:rPr>
          <w:rFonts w:ascii="Gill Sans MT" w:hAnsi="Gill Sans MT" w:cs="Times New Roman"/>
          <w:b/>
          <w:bCs/>
          <w:i/>
          <w:iCs/>
          <w:color w:val="141413"/>
          <w:sz w:val="24"/>
          <w:szCs w:val="24"/>
        </w:rPr>
      </w:pPr>
    </w:p>
    <w:tbl>
      <w:tblPr>
        <w:tblStyle w:val="TableGrid"/>
        <w:tblW w:w="10792" w:type="dxa"/>
        <w:tblInd w:w="-2" w:type="dxa"/>
        <w:tblLook w:val="04A0" w:firstRow="1" w:lastRow="0" w:firstColumn="1" w:lastColumn="0" w:noHBand="0" w:noVBand="1"/>
      </w:tblPr>
      <w:tblGrid>
        <w:gridCol w:w="1698"/>
        <w:gridCol w:w="2864"/>
        <w:gridCol w:w="1172"/>
        <w:gridCol w:w="1390"/>
        <w:gridCol w:w="1180"/>
        <w:gridCol w:w="1172"/>
        <w:gridCol w:w="1316"/>
      </w:tblGrid>
      <w:tr w:rsidR="00814926" w:rsidRPr="00350D76" w14:paraId="4E9B5E7F" w14:textId="77777777" w:rsidTr="0000168C">
        <w:tc>
          <w:tcPr>
            <w:tcW w:w="7124" w:type="dxa"/>
            <w:gridSpan w:val="4"/>
          </w:tcPr>
          <w:p w14:paraId="2C4E907A" w14:textId="77777777" w:rsidR="00814926" w:rsidRPr="00F8779E"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3668" w:type="dxa"/>
            <w:gridSpan w:val="3"/>
          </w:tcPr>
          <w:p w14:paraId="5D09735B" w14:textId="77777777" w:rsidR="00814926" w:rsidRPr="00F8779E" w:rsidRDefault="00504380">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814926" w:rsidRPr="00350D76" w14:paraId="11A23C9A" w14:textId="77777777" w:rsidTr="00044703">
        <w:tc>
          <w:tcPr>
            <w:tcW w:w="1698" w:type="dxa"/>
          </w:tcPr>
          <w:p w14:paraId="39851251"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District</w:t>
            </w:r>
          </w:p>
        </w:tc>
        <w:tc>
          <w:tcPr>
            <w:tcW w:w="2864" w:type="dxa"/>
          </w:tcPr>
          <w:p w14:paraId="411C81A5"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 xml:space="preserve">No of Birds </w:t>
            </w:r>
          </w:p>
        </w:tc>
        <w:tc>
          <w:tcPr>
            <w:tcW w:w="1172" w:type="dxa"/>
          </w:tcPr>
          <w:p w14:paraId="7DA67712"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 xml:space="preserve">No of SHGs </w:t>
            </w:r>
          </w:p>
        </w:tc>
        <w:tc>
          <w:tcPr>
            <w:tcW w:w="1390" w:type="dxa"/>
          </w:tcPr>
          <w:p w14:paraId="7632EF76"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 xml:space="preserve">Number of Youth </w:t>
            </w:r>
          </w:p>
        </w:tc>
        <w:tc>
          <w:tcPr>
            <w:tcW w:w="1180" w:type="dxa"/>
          </w:tcPr>
          <w:p w14:paraId="1B1980E0"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 xml:space="preserve">No of Birds </w:t>
            </w:r>
          </w:p>
        </w:tc>
        <w:tc>
          <w:tcPr>
            <w:tcW w:w="1172" w:type="dxa"/>
          </w:tcPr>
          <w:p w14:paraId="3C71C05B"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 xml:space="preserve">No of SHGs </w:t>
            </w:r>
          </w:p>
        </w:tc>
        <w:tc>
          <w:tcPr>
            <w:tcW w:w="1316" w:type="dxa"/>
          </w:tcPr>
          <w:p w14:paraId="72ED38A0" w14:textId="77777777" w:rsidR="00814926" w:rsidRPr="00F8779E" w:rsidRDefault="00814926" w:rsidP="00814926">
            <w:pPr>
              <w:jc w:val="both"/>
              <w:rPr>
                <w:rFonts w:ascii="Gill Sans MT" w:hAnsi="Gill Sans MT"/>
                <w:b/>
                <w:bCs/>
                <w:color w:val="141413"/>
                <w:sz w:val="24"/>
                <w:szCs w:val="24"/>
              </w:rPr>
            </w:pPr>
            <w:r w:rsidRPr="00F8779E">
              <w:rPr>
                <w:rFonts w:ascii="Gill Sans MT" w:hAnsi="Gill Sans MT"/>
                <w:b/>
                <w:bCs/>
                <w:color w:val="141413"/>
                <w:sz w:val="24"/>
                <w:szCs w:val="24"/>
              </w:rPr>
              <w:t xml:space="preserve">Number of Youth </w:t>
            </w:r>
          </w:p>
        </w:tc>
      </w:tr>
      <w:tr w:rsidR="00814926" w14:paraId="7E376735" w14:textId="77777777" w:rsidTr="00044703">
        <w:tc>
          <w:tcPr>
            <w:tcW w:w="1698" w:type="dxa"/>
          </w:tcPr>
          <w:p w14:paraId="17FB97C5" w14:textId="77777777" w:rsidR="009337EA" w:rsidRDefault="00000000">
            <w:r>
              <w:t>Iganga</w:t>
            </w:r>
          </w:p>
        </w:tc>
        <w:tc>
          <w:tcPr>
            <w:tcW w:w="2864" w:type="dxa"/>
          </w:tcPr>
          <w:p w14:paraId="29FA2068" w14:textId="77777777" w:rsidR="009337EA" w:rsidRDefault="00000000">
            <w:r>
              <w:t>{{poultrydist.m.iganga.animals}}</w:t>
            </w:r>
          </w:p>
        </w:tc>
        <w:tc>
          <w:tcPr>
            <w:tcW w:w="1172" w:type="dxa"/>
          </w:tcPr>
          <w:p w14:paraId="7BBA0653" w14:textId="77777777" w:rsidR="009337EA" w:rsidRDefault="00000000">
            <w:r>
              <w:t>{{poultrydist.m.iganga.shgs}}</w:t>
            </w:r>
          </w:p>
        </w:tc>
        <w:tc>
          <w:tcPr>
            <w:tcW w:w="1390" w:type="dxa"/>
          </w:tcPr>
          <w:p w14:paraId="2A91A879" w14:textId="77777777" w:rsidR="009337EA" w:rsidRDefault="00000000">
            <w:r>
              <w:t>{{poultrydist.m.iganga.youth}}</w:t>
            </w:r>
          </w:p>
        </w:tc>
        <w:tc>
          <w:tcPr>
            <w:tcW w:w="1180" w:type="dxa"/>
          </w:tcPr>
          <w:p w14:paraId="30F8E96C" w14:textId="77777777" w:rsidR="009337EA" w:rsidRDefault="00493250">
            <w:r>
              <w:t>{{poultrydist.q.iganga.animals}}</w:t>
            </w:r>
          </w:p>
        </w:tc>
        <w:tc>
          <w:tcPr>
            <w:tcW w:w="1172" w:type="dxa"/>
          </w:tcPr>
          <w:p w14:paraId="581FA84E" w14:textId="77777777" w:rsidR="009337EA" w:rsidRDefault="00493250">
            <w:r>
              <w:t>{{poultrydist.q.iganga.shgs}}</w:t>
            </w:r>
          </w:p>
        </w:tc>
        <w:tc>
          <w:tcPr>
            <w:tcW w:w="1316" w:type="dxa"/>
          </w:tcPr>
          <w:p w14:paraId="51888A88" w14:textId="77777777" w:rsidR="009337EA" w:rsidRDefault="00493250">
            <w:r>
              <w:t>{{poultrydist.q.iganga.youth}}</w:t>
            </w:r>
          </w:p>
        </w:tc>
      </w:tr>
      <w:tr w:rsidR="00814926" w14:paraId="36808086" w14:textId="77777777" w:rsidTr="00044703">
        <w:tc>
          <w:tcPr>
            <w:tcW w:w="1698" w:type="dxa"/>
          </w:tcPr>
          <w:p w14:paraId="2E7F5A5C" w14:textId="77777777" w:rsidR="009337EA" w:rsidRDefault="00000000">
            <w:r>
              <w:t>Jinja</w:t>
            </w:r>
          </w:p>
        </w:tc>
        <w:tc>
          <w:tcPr>
            <w:tcW w:w="2864" w:type="dxa"/>
          </w:tcPr>
          <w:p w14:paraId="66BA49DF" w14:textId="77777777" w:rsidR="009337EA" w:rsidRDefault="00000000">
            <w:r>
              <w:t>{{poultrydist.m.jinja.animals}}</w:t>
            </w:r>
          </w:p>
        </w:tc>
        <w:tc>
          <w:tcPr>
            <w:tcW w:w="1172" w:type="dxa"/>
          </w:tcPr>
          <w:p w14:paraId="13B0D0AC" w14:textId="77777777" w:rsidR="009337EA" w:rsidRDefault="00000000">
            <w:r>
              <w:t>{{poultrydist.m.jinja.shgs}}</w:t>
            </w:r>
          </w:p>
        </w:tc>
        <w:tc>
          <w:tcPr>
            <w:tcW w:w="1390" w:type="dxa"/>
          </w:tcPr>
          <w:p w14:paraId="0142161A" w14:textId="77777777" w:rsidR="009337EA" w:rsidRDefault="00000000">
            <w:r>
              <w:t>{{poultrydist.m.jinja.youth}}</w:t>
            </w:r>
          </w:p>
        </w:tc>
        <w:tc>
          <w:tcPr>
            <w:tcW w:w="1180" w:type="dxa"/>
          </w:tcPr>
          <w:p w14:paraId="5F569F16" w14:textId="77777777" w:rsidR="009337EA" w:rsidRDefault="00493250">
            <w:r>
              <w:t>{{poultrydist.q.jinja.animals}}</w:t>
            </w:r>
          </w:p>
        </w:tc>
        <w:tc>
          <w:tcPr>
            <w:tcW w:w="1172" w:type="dxa"/>
          </w:tcPr>
          <w:p w14:paraId="1921FF50" w14:textId="77777777" w:rsidR="009337EA" w:rsidRDefault="00493250">
            <w:r>
              <w:t>{{poultrydist.q.jinja.shgs}}</w:t>
            </w:r>
          </w:p>
        </w:tc>
        <w:tc>
          <w:tcPr>
            <w:tcW w:w="1316" w:type="dxa"/>
          </w:tcPr>
          <w:p w14:paraId="484C69B8" w14:textId="77777777" w:rsidR="009337EA" w:rsidRDefault="00493250">
            <w:r>
              <w:t>{{poultrydist.q.jinja.youth}}</w:t>
            </w:r>
          </w:p>
        </w:tc>
      </w:tr>
      <w:tr w:rsidR="00814926" w14:paraId="3B8F7BDB" w14:textId="77777777" w:rsidTr="00044703">
        <w:tc>
          <w:tcPr>
            <w:tcW w:w="1698" w:type="dxa"/>
          </w:tcPr>
          <w:p w14:paraId="7ACF75DC" w14:textId="77777777" w:rsidR="009337EA" w:rsidRDefault="00000000">
            <w:r>
              <w:t>Mayuge</w:t>
            </w:r>
          </w:p>
        </w:tc>
        <w:tc>
          <w:tcPr>
            <w:tcW w:w="2864" w:type="dxa"/>
          </w:tcPr>
          <w:p w14:paraId="03E96951" w14:textId="77777777" w:rsidR="009337EA" w:rsidRDefault="00000000">
            <w:r>
              <w:t>{{poultrydist.m.mayuge.animals}}</w:t>
            </w:r>
          </w:p>
        </w:tc>
        <w:tc>
          <w:tcPr>
            <w:tcW w:w="1172" w:type="dxa"/>
          </w:tcPr>
          <w:p w14:paraId="2C7A0D96" w14:textId="77777777" w:rsidR="009337EA" w:rsidRDefault="00000000">
            <w:r>
              <w:t>{{poultrydist.m.mayuge.shgs}}</w:t>
            </w:r>
          </w:p>
        </w:tc>
        <w:tc>
          <w:tcPr>
            <w:tcW w:w="1390" w:type="dxa"/>
          </w:tcPr>
          <w:p w14:paraId="61680011" w14:textId="77777777" w:rsidR="009337EA" w:rsidRDefault="00000000">
            <w:r>
              <w:t>{{poultrydist.m.mayuge.youth}}</w:t>
            </w:r>
          </w:p>
        </w:tc>
        <w:tc>
          <w:tcPr>
            <w:tcW w:w="1180" w:type="dxa"/>
          </w:tcPr>
          <w:p w14:paraId="6DD77E70" w14:textId="77777777" w:rsidR="009337EA" w:rsidRDefault="00493250">
            <w:r>
              <w:t>{{poultrydist.q.mayuge.animals}}</w:t>
            </w:r>
          </w:p>
        </w:tc>
        <w:tc>
          <w:tcPr>
            <w:tcW w:w="1172" w:type="dxa"/>
          </w:tcPr>
          <w:p w14:paraId="7F1A8EF6" w14:textId="77777777" w:rsidR="009337EA" w:rsidRDefault="00493250">
            <w:r>
              <w:t>{{poultrydist.q.mayuge.shgs}}</w:t>
            </w:r>
          </w:p>
        </w:tc>
        <w:tc>
          <w:tcPr>
            <w:tcW w:w="1316" w:type="dxa"/>
          </w:tcPr>
          <w:p w14:paraId="38EB725F" w14:textId="77777777" w:rsidR="009337EA" w:rsidRDefault="00493250">
            <w:r>
              <w:t>{{poultrydist.q.mayuge.youth}}</w:t>
            </w:r>
          </w:p>
        </w:tc>
      </w:tr>
      <w:tr w:rsidR="0000168C" w:rsidRPr="00A1156F" w14:paraId="471AA829" w14:textId="77777777" w:rsidTr="00044703">
        <w:tc>
          <w:tcPr>
            <w:tcW w:w="1698" w:type="dxa"/>
          </w:tcPr>
          <w:p w14:paraId="0A8F5621" w14:textId="77777777" w:rsidR="009337EA" w:rsidRDefault="00000000">
            <w:r>
              <w:t>Luuka</w:t>
            </w:r>
          </w:p>
        </w:tc>
        <w:tc>
          <w:tcPr>
            <w:tcW w:w="2864" w:type="dxa"/>
          </w:tcPr>
          <w:p w14:paraId="37E7F419" w14:textId="77777777" w:rsidR="009337EA" w:rsidRDefault="00000000">
            <w:r>
              <w:t>{{poultrydist.m.luuka.animals}}</w:t>
            </w:r>
          </w:p>
        </w:tc>
        <w:tc>
          <w:tcPr>
            <w:tcW w:w="1172" w:type="dxa"/>
          </w:tcPr>
          <w:p w14:paraId="588C4131" w14:textId="77777777" w:rsidR="009337EA" w:rsidRDefault="00000000">
            <w:r>
              <w:t>{{poultrydist.m.luuka.shgs}}</w:t>
            </w:r>
          </w:p>
        </w:tc>
        <w:tc>
          <w:tcPr>
            <w:tcW w:w="1390" w:type="dxa"/>
          </w:tcPr>
          <w:p w14:paraId="17ADD40A" w14:textId="77777777" w:rsidR="009337EA" w:rsidRDefault="00000000">
            <w:r>
              <w:t>{{poultrydist.m.luuka.youth}}</w:t>
            </w:r>
          </w:p>
        </w:tc>
        <w:tc>
          <w:tcPr>
            <w:tcW w:w="1180" w:type="dxa"/>
          </w:tcPr>
          <w:p w14:paraId="02AC31F1" w14:textId="77777777" w:rsidR="009337EA" w:rsidRDefault="00493250">
            <w:r>
              <w:t>{{poultrydist.q.luuka.animals}}</w:t>
            </w:r>
          </w:p>
        </w:tc>
        <w:tc>
          <w:tcPr>
            <w:tcW w:w="1172" w:type="dxa"/>
          </w:tcPr>
          <w:p w14:paraId="2304A7C5" w14:textId="77777777" w:rsidR="009337EA" w:rsidRDefault="00493250">
            <w:r>
              <w:t>{{poultrydist.q.luuka.shgs}}</w:t>
            </w:r>
          </w:p>
        </w:tc>
        <w:tc>
          <w:tcPr>
            <w:tcW w:w="1316" w:type="dxa"/>
          </w:tcPr>
          <w:p w14:paraId="04A4F369" w14:textId="77777777" w:rsidR="009337EA" w:rsidRDefault="00493250">
            <w:r>
              <w:t>{{poultrydist.q.luuka.youth}}</w:t>
            </w:r>
          </w:p>
        </w:tc>
      </w:tr>
      <w:tr w:rsidR="009337EA" w14:paraId="7E71F154" w14:textId="77777777">
        <w:tc>
          <w:tcPr>
            <w:tcW w:w="1698" w:type="dxa"/>
          </w:tcPr>
          <w:p w14:paraId="64B1FC64" w14:textId="77777777" w:rsidR="009337EA" w:rsidRDefault="00000000">
            <w:r>
              <w:t>Overall total</w:t>
            </w:r>
          </w:p>
        </w:tc>
        <w:tc>
          <w:tcPr>
            <w:tcW w:w="2864" w:type="dxa"/>
          </w:tcPr>
          <w:p w14:paraId="1B2C7DD1" w14:textId="77777777" w:rsidR="009337EA" w:rsidRDefault="00000000">
            <w:r>
              <w:t>{{poultrydist.m.total.animals}}</w:t>
            </w:r>
          </w:p>
        </w:tc>
        <w:tc>
          <w:tcPr>
            <w:tcW w:w="1172" w:type="dxa"/>
          </w:tcPr>
          <w:p w14:paraId="14E38D93" w14:textId="77777777" w:rsidR="009337EA" w:rsidRDefault="00000000">
            <w:r>
              <w:t>{{poultrydist.m.total.shgs}}</w:t>
            </w:r>
          </w:p>
        </w:tc>
        <w:tc>
          <w:tcPr>
            <w:tcW w:w="1390" w:type="dxa"/>
          </w:tcPr>
          <w:p w14:paraId="78BB014A" w14:textId="77777777" w:rsidR="009337EA" w:rsidRDefault="00000000">
            <w:r>
              <w:t>{{poultrydist.m.total.youth}}</w:t>
            </w:r>
          </w:p>
        </w:tc>
        <w:tc>
          <w:tcPr>
            <w:tcW w:w="1180" w:type="dxa"/>
          </w:tcPr>
          <w:p w14:paraId="392D5943" w14:textId="77777777" w:rsidR="005A32D4" w:rsidRDefault="00000000">
            <w:r>
              <w:t>{{poultrydist.q.total.animals}}</w:t>
            </w:r>
          </w:p>
        </w:tc>
        <w:tc>
          <w:tcPr>
            <w:tcW w:w="1172" w:type="dxa"/>
          </w:tcPr>
          <w:p w14:paraId="1BC6300A" w14:textId="77777777" w:rsidR="005A32D4" w:rsidRDefault="00000000">
            <w:r>
              <w:t>{{poultrydist.q.total.shgs}}</w:t>
            </w:r>
          </w:p>
        </w:tc>
        <w:tc>
          <w:tcPr>
            <w:tcW w:w="1316" w:type="dxa"/>
          </w:tcPr>
          <w:p w14:paraId="1D2DBB2A" w14:textId="77777777" w:rsidR="005A32D4" w:rsidRDefault="00000000">
            <w:r>
              <w:t>{{poultrydist.q.total.youth}}</w:t>
            </w:r>
          </w:p>
        </w:tc>
      </w:tr>
    </w:tbl>
    <w:p w14:paraId="744410C2" w14:textId="77777777" w:rsidR="008046EF" w:rsidRDefault="008046EF" w:rsidP="008046EF">
      <w:pPr>
        <w:spacing w:after="0" w:line="240" w:lineRule="auto"/>
        <w:jc w:val="both"/>
        <w:rPr>
          <w:rFonts w:ascii="Gill Sans MT" w:hAnsi="Gill Sans MT" w:cs="Times New Roman"/>
          <w:b/>
          <w:bCs/>
          <w:i/>
          <w:iCs/>
          <w:color w:val="141413"/>
          <w:sz w:val="24"/>
          <w:szCs w:val="24"/>
        </w:rPr>
      </w:pPr>
    </w:p>
    <w:p w14:paraId="7243DC62" w14:textId="77777777" w:rsidR="008046EF" w:rsidRDefault="008046EF" w:rsidP="008046EF">
      <w:pPr>
        <w:spacing w:after="0" w:line="240" w:lineRule="auto"/>
        <w:jc w:val="both"/>
        <w:rPr>
          <w:rFonts w:ascii="Gill Sans MT" w:hAnsi="Gill Sans MT" w:cs="Times New Roman"/>
          <w:b/>
          <w:bCs/>
          <w:i/>
          <w:iCs/>
          <w:color w:val="141413"/>
          <w:sz w:val="24"/>
          <w:szCs w:val="24"/>
        </w:rPr>
      </w:pPr>
      <w:r w:rsidRPr="00E2596E">
        <w:rPr>
          <w:rFonts w:ascii="Gill Sans MT" w:hAnsi="Gill Sans MT" w:cs="Times New Roman"/>
          <w:b/>
          <w:bCs/>
          <w:i/>
          <w:iCs/>
          <w:color w:val="141413"/>
          <w:sz w:val="24"/>
          <w:szCs w:val="24"/>
        </w:rPr>
        <w:t xml:space="preserve">Table showing </w:t>
      </w:r>
      <w:r>
        <w:rPr>
          <w:rFonts w:ascii="Gill Sans MT" w:hAnsi="Gill Sans MT" w:cs="Times New Roman"/>
          <w:b/>
          <w:bCs/>
          <w:i/>
          <w:iCs/>
          <w:color w:val="141413"/>
          <w:sz w:val="24"/>
          <w:szCs w:val="24"/>
        </w:rPr>
        <w:t>the poultry birds rebooking</w:t>
      </w:r>
      <w:r w:rsidRPr="00E2596E">
        <w:rPr>
          <w:rFonts w:ascii="Gill Sans MT" w:hAnsi="Gill Sans MT" w:cs="Times New Roman"/>
          <w:b/>
          <w:bCs/>
          <w:i/>
          <w:iCs/>
          <w:color w:val="141413"/>
          <w:sz w:val="24"/>
          <w:szCs w:val="24"/>
        </w:rPr>
        <w:t xml:space="preserve"> breakdown per district</w:t>
      </w:r>
    </w:p>
    <w:p w14:paraId="306A89D3" w14:textId="77777777" w:rsidR="008046EF" w:rsidRPr="00201419" w:rsidRDefault="008046EF" w:rsidP="008046EF">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98"/>
        <w:gridCol w:w="2835"/>
        <w:gridCol w:w="1276"/>
        <w:gridCol w:w="1276"/>
        <w:gridCol w:w="1276"/>
        <w:gridCol w:w="1134"/>
        <w:gridCol w:w="1275"/>
      </w:tblGrid>
      <w:tr w:rsidR="008046EF" w:rsidRPr="00350D76" w14:paraId="7B806FD9" w14:textId="77777777" w:rsidTr="00044703">
        <w:tc>
          <w:tcPr>
            <w:tcW w:w="7085" w:type="dxa"/>
            <w:gridSpan w:val="4"/>
          </w:tcPr>
          <w:p w14:paraId="02361EA0" w14:textId="77777777" w:rsidR="008046EF"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3685" w:type="dxa"/>
            <w:gridSpan w:val="3"/>
          </w:tcPr>
          <w:p w14:paraId="714191BA" w14:textId="77777777" w:rsidR="008046EF" w:rsidRDefault="00504380">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8046EF" w:rsidRPr="00350D76" w14:paraId="3E4EFE89" w14:textId="77777777" w:rsidTr="00044703">
        <w:tc>
          <w:tcPr>
            <w:tcW w:w="1698" w:type="dxa"/>
          </w:tcPr>
          <w:p w14:paraId="094FE287" w14:textId="77777777" w:rsidR="008046EF" w:rsidRPr="00350D76" w:rsidRDefault="008046EF">
            <w:pPr>
              <w:jc w:val="both"/>
              <w:rPr>
                <w:rFonts w:ascii="Gill Sans MT" w:hAnsi="Gill Sans MT"/>
                <w:b/>
                <w:bCs/>
                <w:color w:val="141413"/>
                <w:sz w:val="24"/>
                <w:szCs w:val="24"/>
              </w:rPr>
            </w:pPr>
            <w:r w:rsidRPr="00350D76">
              <w:rPr>
                <w:rFonts w:ascii="Gill Sans MT" w:hAnsi="Gill Sans MT"/>
                <w:b/>
                <w:bCs/>
                <w:color w:val="141413"/>
                <w:sz w:val="24"/>
                <w:szCs w:val="24"/>
              </w:rPr>
              <w:t>District</w:t>
            </w:r>
          </w:p>
        </w:tc>
        <w:tc>
          <w:tcPr>
            <w:tcW w:w="2835" w:type="dxa"/>
          </w:tcPr>
          <w:p w14:paraId="58B210E9" w14:textId="77777777" w:rsidR="008046EF" w:rsidRPr="00350D76" w:rsidRDefault="008046EF">
            <w:pPr>
              <w:jc w:val="both"/>
              <w:rPr>
                <w:rFonts w:ascii="Gill Sans MT" w:hAnsi="Gill Sans MT"/>
                <w:b/>
                <w:bCs/>
                <w:color w:val="141413"/>
                <w:sz w:val="24"/>
                <w:szCs w:val="24"/>
              </w:rPr>
            </w:pPr>
            <w:r w:rsidRPr="00350D76">
              <w:rPr>
                <w:rFonts w:ascii="Gill Sans MT" w:hAnsi="Gill Sans MT"/>
                <w:b/>
                <w:bCs/>
                <w:color w:val="141413"/>
                <w:sz w:val="24"/>
                <w:szCs w:val="24"/>
              </w:rPr>
              <w:t xml:space="preserve">No of </w:t>
            </w:r>
            <w:r>
              <w:rPr>
                <w:rFonts w:ascii="Gill Sans MT" w:hAnsi="Gill Sans MT"/>
                <w:b/>
                <w:bCs/>
                <w:color w:val="141413"/>
                <w:sz w:val="24"/>
                <w:szCs w:val="24"/>
              </w:rPr>
              <w:t xml:space="preserve">Birds </w:t>
            </w:r>
          </w:p>
        </w:tc>
        <w:tc>
          <w:tcPr>
            <w:tcW w:w="1276" w:type="dxa"/>
          </w:tcPr>
          <w:p w14:paraId="423F9981" w14:textId="77777777" w:rsidR="008046EF" w:rsidRPr="00350D76" w:rsidRDefault="008046EF">
            <w:pPr>
              <w:jc w:val="both"/>
              <w:rPr>
                <w:rFonts w:ascii="Gill Sans MT" w:hAnsi="Gill Sans MT"/>
                <w:b/>
                <w:bCs/>
                <w:color w:val="141413"/>
                <w:sz w:val="24"/>
                <w:szCs w:val="24"/>
              </w:rPr>
            </w:pPr>
            <w:r>
              <w:rPr>
                <w:rFonts w:ascii="Gill Sans MT" w:hAnsi="Gill Sans MT"/>
                <w:b/>
                <w:bCs/>
                <w:color w:val="141413"/>
                <w:sz w:val="24"/>
                <w:szCs w:val="24"/>
              </w:rPr>
              <w:t>No of SHGs</w:t>
            </w:r>
            <w:r w:rsidRPr="00350D76">
              <w:rPr>
                <w:rFonts w:ascii="Gill Sans MT" w:hAnsi="Gill Sans MT"/>
                <w:b/>
                <w:bCs/>
                <w:color w:val="141413"/>
                <w:sz w:val="24"/>
                <w:szCs w:val="24"/>
              </w:rPr>
              <w:t xml:space="preserve"> </w:t>
            </w:r>
          </w:p>
        </w:tc>
        <w:tc>
          <w:tcPr>
            <w:tcW w:w="1276" w:type="dxa"/>
          </w:tcPr>
          <w:p w14:paraId="1CF0C20E" w14:textId="77777777" w:rsidR="008046EF" w:rsidRPr="00350D76" w:rsidRDefault="008046EF">
            <w:pPr>
              <w:jc w:val="both"/>
              <w:rPr>
                <w:rFonts w:ascii="Gill Sans MT" w:hAnsi="Gill Sans MT"/>
                <w:b/>
                <w:bCs/>
                <w:color w:val="141413"/>
                <w:sz w:val="24"/>
                <w:szCs w:val="24"/>
              </w:rPr>
            </w:pPr>
            <w:r>
              <w:rPr>
                <w:rFonts w:ascii="Gill Sans MT" w:hAnsi="Gill Sans MT"/>
                <w:b/>
                <w:bCs/>
                <w:color w:val="141413"/>
                <w:sz w:val="24"/>
                <w:szCs w:val="24"/>
              </w:rPr>
              <w:t xml:space="preserve">Number of Youth </w:t>
            </w:r>
          </w:p>
        </w:tc>
        <w:tc>
          <w:tcPr>
            <w:tcW w:w="1276" w:type="dxa"/>
          </w:tcPr>
          <w:p w14:paraId="5B5164E8" w14:textId="77777777" w:rsidR="008046EF" w:rsidRDefault="008046EF">
            <w:pPr>
              <w:jc w:val="both"/>
              <w:rPr>
                <w:rFonts w:ascii="Gill Sans MT" w:hAnsi="Gill Sans MT"/>
                <w:b/>
                <w:bCs/>
                <w:color w:val="141413"/>
                <w:sz w:val="24"/>
                <w:szCs w:val="24"/>
              </w:rPr>
            </w:pPr>
            <w:r w:rsidRPr="00350D76">
              <w:rPr>
                <w:rFonts w:ascii="Gill Sans MT" w:hAnsi="Gill Sans MT"/>
                <w:b/>
                <w:bCs/>
                <w:color w:val="141413"/>
                <w:sz w:val="24"/>
                <w:szCs w:val="24"/>
              </w:rPr>
              <w:t xml:space="preserve">No of </w:t>
            </w:r>
            <w:r>
              <w:rPr>
                <w:rFonts w:ascii="Gill Sans MT" w:hAnsi="Gill Sans MT"/>
                <w:b/>
                <w:bCs/>
                <w:color w:val="141413"/>
                <w:sz w:val="24"/>
                <w:szCs w:val="24"/>
              </w:rPr>
              <w:t xml:space="preserve">Birds </w:t>
            </w:r>
          </w:p>
        </w:tc>
        <w:tc>
          <w:tcPr>
            <w:tcW w:w="1134" w:type="dxa"/>
          </w:tcPr>
          <w:p w14:paraId="5C98FF9B" w14:textId="77777777" w:rsidR="008046EF" w:rsidRDefault="008046EF">
            <w:pPr>
              <w:jc w:val="both"/>
              <w:rPr>
                <w:rFonts w:ascii="Gill Sans MT" w:hAnsi="Gill Sans MT"/>
                <w:b/>
                <w:bCs/>
                <w:color w:val="141413"/>
                <w:sz w:val="24"/>
                <w:szCs w:val="24"/>
              </w:rPr>
            </w:pPr>
            <w:r>
              <w:rPr>
                <w:rFonts w:ascii="Gill Sans MT" w:hAnsi="Gill Sans MT"/>
                <w:b/>
                <w:bCs/>
                <w:color w:val="141413"/>
                <w:sz w:val="24"/>
                <w:szCs w:val="24"/>
              </w:rPr>
              <w:t>No of SHGs</w:t>
            </w:r>
            <w:r w:rsidRPr="00350D76">
              <w:rPr>
                <w:rFonts w:ascii="Gill Sans MT" w:hAnsi="Gill Sans MT"/>
                <w:b/>
                <w:bCs/>
                <w:color w:val="141413"/>
                <w:sz w:val="24"/>
                <w:szCs w:val="24"/>
              </w:rPr>
              <w:t xml:space="preserve"> </w:t>
            </w:r>
          </w:p>
        </w:tc>
        <w:tc>
          <w:tcPr>
            <w:tcW w:w="1275" w:type="dxa"/>
          </w:tcPr>
          <w:p w14:paraId="7492C9A7" w14:textId="77777777" w:rsidR="008046EF" w:rsidRDefault="008046EF">
            <w:pPr>
              <w:jc w:val="both"/>
              <w:rPr>
                <w:rFonts w:ascii="Gill Sans MT" w:hAnsi="Gill Sans MT"/>
                <w:b/>
                <w:bCs/>
                <w:color w:val="141413"/>
                <w:sz w:val="24"/>
                <w:szCs w:val="24"/>
              </w:rPr>
            </w:pPr>
            <w:r>
              <w:rPr>
                <w:rFonts w:ascii="Gill Sans MT" w:hAnsi="Gill Sans MT"/>
                <w:b/>
                <w:bCs/>
                <w:color w:val="141413"/>
                <w:sz w:val="24"/>
                <w:szCs w:val="24"/>
              </w:rPr>
              <w:t xml:space="preserve">Number of Youth </w:t>
            </w:r>
          </w:p>
        </w:tc>
      </w:tr>
      <w:tr w:rsidR="008046EF" w14:paraId="4BC44894" w14:textId="77777777" w:rsidTr="00044703">
        <w:tc>
          <w:tcPr>
            <w:tcW w:w="1698" w:type="dxa"/>
          </w:tcPr>
          <w:p w14:paraId="778792C7" w14:textId="77777777" w:rsidR="008046EF" w:rsidRDefault="008046EF">
            <w:pPr>
              <w:jc w:val="both"/>
              <w:rPr>
                <w:rFonts w:ascii="Gill Sans MT" w:hAnsi="Gill Sans MT"/>
                <w:color w:val="141413"/>
                <w:sz w:val="24"/>
                <w:szCs w:val="24"/>
              </w:rPr>
            </w:pPr>
            <w:r>
              <w:rPr>
                <w:rFonts w:ascii="Gill Sans MT" w:hAnsi="Gill Sans MT"/>
                <w:color w:val="141413"/>
                <w:sz w:val="24"/>
                <w:szCs w:val="24"/>
              </w:rPr>
              <w:t xml:space="preserve">Iganga </w:t>
            </w:r>
          </w:p>
        </w:tc>
        <w:tc>
          <w:tcPr>
            <w:tcW w:w="2835" w:type="dxa"/>
          </w:tcPr>
          <w:p w14:paraId="2716C14C" w14:textId="77777777" w:rsidR="009337EA" w:rsidRDefault="0091021B">
            <w:r>
              <w:t>{{unknown}}</w:t>
            </w:r>
          </w:p>
        </w:tc>
        <w:tc>
          <w:tcPr>
            <w:tcW w:w="1276" w:type="dxa"/>
          </w:tcPr>
          <w:p w14:paraId="2F0254C1" w14:textId="77777777" w:rsidR="009337EA" w:rsidRDefault="0091021B">
            <w:r>
              <w:t>{{unknown}}</w:t>
            </w:r>
          </w:p>
        </w:tc>
        <w:tc>
          <w:tcPr>
            <w:tcW w:w="1276" w:type="dxa"/>
          </w:tcPr>
          <w:p w14:paraId="077A4948" w14:textId="77777777" w:rsidR="009337EA" w:rsidRDefault="0091021B">
            <w:r>
              <w:t>{{unknown}}</w:t>
            </w:r>
          </w:p>
        </w:tc>
        <w:tc>
          <w:tcPr>
            <w:tcW w:w="1276" w:type="dxa"/>
          </w:tcPr>
          <w:p w14:paraId="795A0879" w14:textId="77777777" w:rsidR="009337EA" w:rsidRDefault="0091021B">
            <w:r>
              <w:t>{{unknown}}</w:t>
            </w:r>
          </w:p>
        </w:tc>
        <w:tc>
          <w:tcPr>
            <w:tcW w:w="1134" w:type="dxa"/>
          </w:tcPr>
          <w:p w14:paraId="0E040870" w14:textId="77777777" w:rsidR="009337EA" w:rsidRDefault="0091021B">
            <w:r>
              <w:t>{{unknown}}</w:t>
            </w:r>
          </w:p>
        </w:tc>
        <w:tc>
          <w:tcPr>
            <w:tcW w:w="1275" w:type="dxa"/>
          </w:tcPr>
          <w:p w14:paraId="4BC47B8A" w14:textId="77777777" w:rsidR="009337EA" w:rsidRDefault="0091021B">
            <w:r>
              <w:t>{{unknown}}</w:t>
            </w:r>
          </w:p>
        </w:tc>
      </w:tr>
      <w:tr w:rsidR="008046EF" w14:paraId="43AB6196" w14:textId="77777777" w:rsidTr="00044703">
        <w:tc>
          <w:tcPr>
            <w:tcW w:w="1698" w:type="dxa"/>
          </w:tcPr>
          <w:p w14:paraId="442141BD" w14:textId="77777777" w:rsidR="008046EF" w:rsidRDefault="008046EF">
            <w:pPr>
              <w:jc w:val="both"/>
              <w:rPr>
                <w:rFonts w:ascii="Gill Sans MT" w:hAnsi="Gill Sans MT"/>
                <w:color w:val="141413"/>
                <w:sz w:val="24"/>
                <w:szCs w:val="24"/>
              </w:rPr>
            </w:pPr>
            <w:r>
              <w:rPr>
                <w:rFonts w:ascii="Gill Sans MT" w:hAnsi="Gill Sans MT"/>
                <w:color w:val="141413"/>
                <w:sz w:val="24"/>
                <w:szCs w:val="24"/>
              </w:rPr>
              <w:t>Jinja</w:t>
            </w:r>
          </w:p>
        </w:tc>
        <w:tc>
          <w:tcPr>
            <w:tcW w:w="2835" w:type="dxa"/>
          </w:tcPr>
          <w:p w14:paraId="4AE3BFAF" w14:textId="77777777" w:rsidR="009337EA" w:rsidRDefault="0091021B">
            <w:r>
              <w:t>{{unknown}}</w:t>
            </w:r>
          </w:p>
        </w:tc>
        <w:tc>
          <w:tcPr>
            <w:tcW w:w="1276" w:type="dxa"/>
          </w:tcPr>
          <w:p w14:paraId="1E3D761E" w14:textId="77777777" w:rsidR="009337EA" w:rsidRDefault="0091021B">
            <w:r>
              <w:t>{{unknown}}</w:t>
            </w:r>
          </w:p>
        </w:tc>
        <w:tc>
          <w:tcPr>
            <w:tcW w:w="1276" w:type="dxa"/>
          </w:tcPr>
          <w:p w14:paraId="36E912B3" w14:textId="77777777" w:rsidR="009337EA" w:rsidRDefault="0091021B">
            <w:r>
              <w:t>{{unknown}}</w:t>
            </w:r>
          </w:p>
        </w:tc>
        <w:tc>
          <w:tcPr>
            <w:tcW w:w="1276" w:type="dxa"/>
          </w:tcPr>
          <w:p w14:paraId="267F208A" w14:textId="77777777" w:rsidR="009337EA" w:rsidRDefault="0091021B">
            <w:r>
              <w:t>{{unknown}}</w:t>
            </w:r>
          </w:p>
        </w:tc>
        <w:tc>
          <w:tcPr>
            <w:tcW w:w="1134" w:type="dxa"/>
          </w:tcPr>
          <w:p w14:paraId="76101ADB" w14:textId="77777777" w:rsidR="009337EA" w:rsidRDefault="0091021B">
            <w:r>
              <w:t>{{unknown}}</w:t>
            </w:r>
          </w:p>
        </w:tc>
        <w:tc>
          <w:tcPr>
            <w:tcW w:w="1275" w:type="dxa"/>
          </w:tcPr>
          <w:p w14:paraId="62E343C2" w14:textId="77777777" w:rsidR="009337EA" w:rsidRDefault="0091021B">
            <w:r>
              <w:t>{{unknown}}</w:t>
            </w:r>
          </w:p>
        </w:tc>
      </w:tr>
      <w:tr w:rsidR="008046EF" w14:paraId="299C68E5" w14:textId="77777777" w:rsidTr="00044703">
        <w:tc>
          <w:tcPr>
            <w:tcW w:w="1698" w:type="dxa"/>
          </w:tcPr>
          <w:p w14:paraId="20CB97DA" w14:textId="77777777" w:rsidR="008046EF" w:rsidRDefault="008046EF">
            <w:pPr>
              <w:jc w:val="both"/>
              <w:rPr>
                <w:rFonts w:ascii="Gill Sans MT" w:hAnsi="Gill Sans MT"/>
                <w:color w:val="141413"/>
                <w:sz w:val="24"/>
                <w:szCs w:val="24"/>
              </w:rPr>
            </w:pPr>
            <w:r>
              <w:rPr>
                <w:rFonts w:ascii="Gill Sans MT" w:hAnsi="Gill Sans MT"/>
                <w:color w:val="141413"/>
                <w:sz w:val="24"/>
                <w:szCs w:val="24"/>
              </w:rPr>
              <w:t xml:space="preserve">Mayuge </w:t>
            </w:r>
          </w:p>
        </w:tc>
        <w:tc>
          <w:tcPr>
            <w:tcW w:w="2835" w:type="dxa"/>
          </w:tcPr>
          <w:p w14:paraId="3D8D504D" w14:textId="77777777" w:rsidR="009337EA" w:rsidRDefault="0091021B">
            <w:r>
              <w:t>{{unknown}}</w:t>
            </w:r>
          </w:p>
        </w:tc>
        <w:tc>
          <w:tcPr>
            <w:tcW w:w="1276" w:type="dxa"/>
          </w:tcPr>
          <w:p w14:paraId="714E6619" w14:textId="77777777" w:rsidR="009337EA" w:rsidRDefault="0091021B">
            <w:r>
              <w:t>{{unknown}}</w:t>
            </w:r>
          </w:p>
        </w:tc>
        <w:tc>
          <w:tcPr>
            <w:tcW w:w="1276" w:type="dxa"/>
          </w:tcPr>
          <w:p w14:paraId="67AFBBE6" w14:textId="77777777" w:rsidR="009337EA" w:rsidRDefault="0091021B">
            <w:r>
              <w:t>{{unknown}}</w:t>
            </w:r>
          </w:p>
        </w:tc>
        <w:tc>
          <w:tcPr>
            <w:tcW w:w="1276" w:type="dxa"/>
          </w:tcPr>
          <w:p w14:paraId="5BC85945" w14:textId="77777777" w:rsidR="009337EA" w:rsidRDefault="0091021B">
            <w:r>
              <w:t>{{unknown}}</w:t>
            </w:r>
          </w:p>
        </w:tc>
        <w:tc>
          <w:tcPr>
            <w:tcW w:w="1134" w:type="dxa"/>
          </w:tcPr>
          <w:p w14:paraId="3015896E" w14:textId="77777777" w:rsidR="009337EA" w:rsidRDefault="0091021B">
            <w:r>
              <w:t>{{unknown}}</w:t>
            </w:r>
          </w:p>
        </w:tc>
        <w:tc>
          <w:tcPr>
            <w:tcW w:w="1275" w:type="dxa"/>
          </w:tcPr>
          <w:p w14:paraId="454600E0" w14:textId="77777777" w:rsidR="009337EA" w:rsidRDefault="0091021B">
            <w:r>
              <w:t>{{unknown}}</w:t>
            </w:r>
          </w:p>
        </w:tc>
      </w:tr>
      <w:tr w:rsidR="00961681" w:rsidRPr="00A1156F" w14:paraId="208C4C2C" w14:textId="77777777" w:rsidTr="00044703">
        <w:tc>
          <w:tcPr>
            <w:tcW w:w="1698" w:type="dxa"/>
          </w:tcPr>
          <w:p w14:paraId="7070D2A9" w14:textId="77777777" w:rsidR="00961681" w:rsidRPr="005E0763" w:rsidRDefault="00961681" w:rsidP="00961681">
            <w:pPr>
              <w:jc w:val="both"/>
              <w:rPr>
                <w:rFonts w:ascii="Gill Sans MT" w:hAnsi="Gill Sans MT"/>
                <w:b/>
                <w:bCs/>
                <w:color w:val="141413"/>
                <w:sz w:val="24"/>
                <w:szCs w:val="24"/>
              </w:rPr>
            </w:pPr>
            <w:r w:rsidRPr="005E0763">
              <w:rPr>
                <w:rFonts w:ascii="Gill Sans MT" w:hAnsi="Gill Sans MT"/>
                <w:b/>
                <w:bCs/>
                <w:color w:val="141413"/>
                <w:sz w:val="24"/>
                <w:szCs w:val="24"/>
              </w:rPr>
              <w:t xml:space="preserve">Overall total </w:t>
            </w:r>
          </w:p>
        </w:tc>
        <w:tc>
          <w:tcPr>
            <w:tcW w:w="2835" w:type="dxa"/>
          </w:tcPr>
          <w:p w14:paraId="334E8373" w14:textId="77777777" w:rsidR="005A32D4" w:rsidRDefault="00000000">
            <w:r>
              <w:t>{{unknown}}</w:t>
            </w:r>
          </w:p>
        </w:tc>
        <w:tc>
          <w:tcPr>
            <w:tcW w:w="1276" w:type="dxa"/>
          </w:tcPr>
          <w:p w14:paraId="66159589" w14:textId="77777777" w:rsidR="005A32D4" w:rsidRDefault="00000000">
            <w:r>
              <w:t>{{unknown}}</w:t>
            </w:r>
          </w:p>
        </w:tc>
        <w:tc>
          <w:tcPr>
            <w:tcW w:w="1276" w:type="dxa"/>
          </w:tcPr>
          <w:p w14:paraId="6516A2E7" w14:textId="77777777" w:rsidR="005A32D4" w:rsidRDefault="00000000">
            <w:r>
              <w:t>{{unknown}}</w:t>
            </w:r>
          </w:p>
        </w:tc>
        <w:tc>
          <w:tcPr>
            <w:tcW w:w="1276" w:type="dxa"/>
          </w:tcPr>
          <w:p w14:paraId="3074549B" w14:textId="77777777" w:rsidR="005A32D4" w:rsidRDefault="00000000">
            <w:r>
              <w:t>{{unknown}}</w:t>
            </w:r>
          </w:p>
        </w:tc>
        <w:tc>
          <w:tcPr>
            <w:tcW w:w="1134" w:type="dxa"/>
          </w:tcPr>
          <w:p w14:paraId="79DE8C3B" w14:textId="77777777" w:rsidR="005A32D4" w:rsidRDefault="00000000">
            <w:r>
              <w:t>{{unknown}}</w:t>
            </w:r>
          </w:p>
        </w:tc>
        <w:tc>
          <w:tcPr>
            <w:tcW w:w="1275" w:type="dxa"/>
          </w:tcPr>
          <w:p w14:paraId="69B6B00A" w14:textId="77777777" w:rsidR="005A32D4" w:rsidRDefault="00000000">
            <w:r>
              <w:t>{{unknown}}</w:t>
            </w:r>
          </w:p>
        </w:tc>
      </w:tr>
    </w:tbl>
    <w:p w14:paraId="4152F3F9" w14:textId="77777777" w:rsidR="007B3257" w:rsidRDefault="007B3257" w:rsidP="008B0E62">
      <w:pPr>
        <w:rPr>
          <w:rFonts w:ascii="Gill Sans MT" w:hAnsi="Gill Sans MT"/>
          <w:color w:val="0D0D0D"/>
          <w:sz w:val="24"/>
          <w:szCs w:val="24"/>
        </w:rPr>
      </w:pPr>
    </w:p>
    <w:p w14:paraId="266675F2" w14:textId="77777777" w:rsidR="00802118" w:rsidRDefault="00802118" w:rsidP="00802118">
      <w:pPr>
        <w:spacing w:after="0" w:line="240" w:lineRule="auto"/>
        <w:jc w:val="both"/>
        <w:rPr>
          <w:rFonts w:ascii="Gill Sans MT" w:hAnsi="Gill Sans MT" w:cs="Times New Roman"/>
          <w:b/>
          <w:bCs/>
          <w:i/>
          <w:iCs/>
          <w:color w:val="141413"/>
          <w:sz w:val="24"/>
          <w:szCs w:val="24"/>
        </w:rPr>
      </w:pPr>
      <w:r w:rsidRPr="00E2596E">
        <w:rPr>
          <w:rFonts w:ascii="Gill Sans MT" w:hAnsi="Gill Sans MT" w:cs="Times New Roman"/>
          <w:b/>
          <w:bCs/>
          <w:i/>
          <w:iCs/>
          <w:color w:val="141413"/>
          <w:sz w:val="24"/>
          <w:szCs w:val="24"/>
        </w:rPr>
        <w:t xml:space="preserve">Table showing </w:t>
      </w:r>
      <w:r>
        <w:rPr>
          <w:rFonts w:ascii="Gill Sans MT" w:hAnsi="Gill Sans MT" w:cs="Times New Roman"/>
          <w:b/>
          <w:bCs/>
          <w:i/>
          <w:iCs/>
          <w:color w:val="141413"/>
          <w:sz w:val="24"/>
          <w:szCs w:val="24"/>
        </w:rPr>
        <w:t>the poultry birds sales</w:t>
      </w:r>
      <w:r w:rsidRPr="00E2596E">
        <w:rPr>
          <w:rFonts w:ascii="Gill Sans MT" w:hAnsi="Gill Sans MT" w:cs="Times New Roman"/>
          <w:b/>
          <w:bCs/>
          <w:i/>
          <w:iCs/>
          <w:color w:val="141413"/>
          <w:sz w:val="24"/>
          <w:szCs w:val="24"/>
        </w:rPr>
        <w:t xml:space="preserve"> breakdown per district</w:t>
      </w:r>
    </w:p>
    <w:p w14:paraId="43C77A43" w14:textId="77777777" w:rsidR="00802118" w:rsidRPr="00201419" w:rsidRDefault="00802118" w:rsidP="00802118">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135"/>
        <w:gridCol w:w="905"/>
        <w:gridCol w:w="1206"/>
        <w:gridCol w:w="1303"/>
        <w:gridCol w:w="1511"/>
        <w:gridCol w:w="891"/>
        <w:gridCol w:w="1169"/>
        <w:gridCol w:w="1169"/>
        <w:gridCol w:w="1503"/>
      </w:tblGrid>
      <w:tr w:rsidR="006E2C73" w:rsidRPr="00350D76" w14:paraId="3C008A9F" w14:textId="77777777" w:rsidTr="00055B04">
        <w:tc>
          <w:tcPr>
            <w:tcW w:w="6060" w:type="dxa"/>
            <w:gridSpan w:val="5"/>
          </w:tcPr>
          <w:p w14:paraId="56AA42C4" w14:textId="77777777" w:rsidR="006E2C73" w:rsidRPr="00F8779E" w:rsidRDefault="008B2FEB" w:rsidP="004F6C0C">
            <w:pPr>
              <w:jc w:val="both"/>
              <w:rPr>
                <w:rFonts w:ascii="Gill Sans MT" w:hAnsi="Gill Sans MT"/>
                <w:b/>
                <w:bCs/>
                <w:color w:val="141413"/>
                <w:sz w:val="24"/>
                <w:szCs w:val="24"/>
              </w:rPr>
            </w:pPr>
            <w:r>
              <w:rPr>
                <w:rFonts w:ascii="Gill Sans MT" w:hAnsi="Gill Sans MT"/>
                <w:b/>
                <w:bCs/>
                <w:color w:val="141413"/>
                <w:sz w:val="24"/>
                <w:szCs w:val="24"/>
              </w:rPr>
              <w:t>June</w:t>
            </w:r>
          </w:p>
        </w:tc>
        <w:tc>
          <w:tcPr>
            <w:tcW w:w="4732" w:type="dxa"/>
            <w:gridSpan w:val="4"/>
          </w:tcPr>
          <w:p w14:paraId="5CD03EA8" w14:textId="77777777" w:rsidR="006E2C73" w:rsidRPr="00F8779E" w:rsidRDefault="00504380" w:rsidP="004F6C0C">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6E2C73" w:rsidRPr="00350D76" w14:paraId="10190013" w14:textId="77777777" w:rsidTr="00055B04">
        <w:tc>
          <w:tcPr>
            <w:tcW w:w="1135" w:type="dxa"/>
          </w:tcPr>
          <w:p w14:paraId="7BD2DC8F"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District</w:t>
            </w:r>
          </w:p>
        </w:tc>
        <w:tc>
          <w:tcPr>
            <w:tcW w:w="905" w:type="dxa"/>
          </w:tcPr>
          <w:p w14:paraId="6364623E"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 xml:space="preserve">No of SHGs </w:t>
            </w:r>
          </w:p>
        </w:tc>
        <w:tc>
          <w:tcPr>
            <w:tcW w:w="1206" w:type="dxa"/>
          </w:tcPr>
          <w:p w14:paraId="1D19CDF3"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 xml:space="preserve">Number of Youth </w:t>
            </w:r>
          </w:p>
        </w:tc>
        <w:tc>
          <w:tcPr>
            <w:tcW w:w="1303" w:type="dxa"/>
          </w:tcPr>
          <w:p w14:paraId="01FEAC90"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 xml:space="preserve">Number poultry birds  </w:t>
            </w:r>
          </w:p>
        </w:tc>
        <w:tc>
          <w:tcPr>
            <w:tcW w:w="1511" w:type="dxa"/>
          </w:tcPr>
          <w:p w14:paraId="222EB627"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Amount UGX</w:t>
            </w:r>
          </w:p>
        </w:tc>
        <w:tc>
          <w:tcPr>
            <w:tcW w:w="891" w:type="dxa"/>
          </w:tcPr>
          <w:p w14:paraId="750EC597"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 xml:space="preserve">No of SHGs </w:t>
            </w:r>
          </w:p>
        </w:tc>
        <w:tc>
          <w:tcPr>
            <w:tcW w:w="1169" w:type="dxa"/>
          </w:tcPr>
          <w:p w14:paraId="52BF3760"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 xml:space="preserve">Number of Youth </w:t>
            </w:r>
          </w:p>
        </w:tc>
        <w:tc>
          <w:tcPr>
            <w:tcW w:w="1169" w:type="dxa"/>
          </w:tcPr>
          <w:p w14:paraId="0CBC5218"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 xml:space="preserve">Number poultry birds  </w:t>
            </w:r>
          </w:p>
        </w:tc>
        <w:tc>
          <w:tcPr>
            <w:tcW w:w="1503" w:type="dxa"/>
          </w:tcPr>
          <w:p w14:paraId="2FA60BA2" w14:textId="77777777" w:rsidR="006E2C73" w:rsidRPr="00F8779E" w:rsidRDefault="006E2C73" w:rsidP="006E2C73">
            <w:pPr>
              <w:jc w:val="both"/>
              <w:rPr>
                <w:rFonts w:ascii="Gill Sans MT" w:hAnsi="Gill Sans MT"/>
                <w:b/>
                <w:bCs/>
                <w:color w:val="141413"/>
                <w:sz w:val="24"/>
                <w:szCs w:val="24"/>
              </w:rPr>
            </w:pPr>
            <w:r w:rsidRPr="00F8779E">
              <w:rPr>
                <w:rFonts w:ascii="Gill Sans MT" w:hAnsi="Gill Sans MT"/>
                <w:b/>
                <w:bCs/>
                <w:color w:val="141413"/>
                <w:sz w:val="24"/>
                <w:szCs w:val="24"/>
              </w:rPr>
              <w:t>Amount UGX</w:t>
            </w:r>
          </w:p>
        </w:tc>
      </w:tr>
      <w:tr w:rsidR="006E2C73" w14:paraId="097994D9" w14:textId="77777777" w:rsidTr="00055B04">
        <w:tc>
          <w:tcPr>
            <w:tcW w:w="1135" w:type="dxa"/>
          </w:tcPr>
          <w:p w14:paraId="2A24918D" w14:textId="77777777" w:rsidR="006E2C73" w:rsidRPr="00F8779E" w:rsidRDefault="006E2C73">
            <w:pPr>
              <w:jc w:val="both"/>
              <w:rPr>
                <w:rFonts w:ascii="Gill Sans MT" w:hAnsi="Gill Sans MT"/>
                <w:color w:val="141413"/>
                <w:sz w:val="24"/>
                <w:szCs w:val="24"/>
              </w:rPr>
            </w:pPr>
            <w:r w:rsidRPr="00F8779E">
              <w:rPr>
                <w:rFonts w:ascii="Gill Sans MT" w:hAnsi="Gill Sans MT"/>
                <w:color w:val="141413"/>
                <w:sz w:val="24"/>
                <w:szCs w:val="24"/>
              </w:rPr>
              <w:t xml:space="preserve">Iganga </w:t>
            </w:r>
          </w:p>
        </w:tc>
        <w:tc>
          <w:tcPr>
            <w:tcW w:w="905" w:type="dxa"/>
          </w:tcPr>
          <w:p w14:paraId="57F08DFC" w14:textId="77777777" w:rsidR="009337EA" w:rsidRDefault="00000000">
            <w:r>
              <w:t>{{poultrysales.m.iganga.shgs}}</w:t>
            </w:r>
          </w:p>
        </w:tc>
        <w:tc>
          <w:tcPr>
            <w:tcW w:w="1206" w:type="dxa"/>
          </w:tcPr>
          <w:p w14:paraId="4283EC7D" w14:textId="77777777" w:rsidR="009337EA" w:rsidRDefault="00000000">
            <w:r>
              <w:t>{{poultrysales.m.iganga.youth}}</w:t>
            </w:r>
          </w:p>
        </w:tc>
        <w:tc>
          <w:tcPr>
            <w:tcW w:w="1303" w:type="dxa"/>
          </w:tcPr>
          <w:p w14:paraId="5A145F7C" w14:textId="77777777" w:rsidR="009337EA" w:rsidRDefault="00000000">
            <w:r>
              <w:t>{{poultrysales.m.iganga.birds}}</w:t>
            </w:r>
          </w:p>
        </w:tc>
        <w:tc>
          <w:tcPr>
            <w:tcW w:w="1511" w:type="dxa"/>
          </w:tcPr>
          <w:p w14:paraId="5A9FFD59" w14:textId="77777777" w:rsidR="009337EA" w:rsidRDefault="00000000">
            <w:r>
              <w:t>{{poultrysales.m.iganga.amount}}</w:t>
            </w:r>
          </w:p>
        </w:tc>
        <w:tc>
          <w:tcPr>
            <w:tcW w:w="891" w:type="dxa"/>
          </w:tcPr>
          <w:p w14:paraId="46C72F5A" w14:textId="77777777" w:rsidR="009337EA" w:rsidRDefault="0091021B">
            <w:r>
              <w:t>{{poultrysales.q.iganga.shgs}}</w:t>
            </w:r>
          </w:p>
        </w:tc>
        <w:tc>
          <w:tcPr>
            <w:tcW w:w="1169" w:type="dxa"/>
          </w:tcPr>
          <w:p w14:paraId="62705860" w14:textId="77777777" w:rsidR="009337EA" w:rsidRDefault="0091021B">
            <w:r>
              <w:t>{{poultrysales.q.iganga.youth}}</w:t>
            </w:r>
          </w:p>
        </w:tc>
        <w:tc>
          <w:tcPr>
            <w:tcW w:w="1169" w:type="dxa"/>
          </w:tcPr>
          <w:p w14:paraId="0AFB3C10" w14:textId="77777777" w:rsidR="009337EA" w:rsidRDefault="00055B04">
            <w:r>
              <w:t>{{poultrysales.q.iganga.birds}}</w:t>
            </w:r>
          </w:p>
        </w:tc>
        <w:tc>
          <w:tcPr>
            <w:tcW w:w="1503" w:type="dxa"/>
          </w:tcPr>
          <w:p w14:paraId="633BD57A" w14:textId="77777777" w:rsidR="009337EA" w:rsidRDefault="00055B04">
            <w:r>
              <w:t>{{poultrysales.q.iganga.amount}}</w:t>
            </w:r>
          </w:p>
        </w:tc>
      </w:tr>
      <w:tr w:rsidR="006E2C73" w14:paraId="69AAEF0C" w14:textId="77777777" w:rsidTr="00055B04">
        <w:tc>
          <w:tcPr>
            <w:tcW w:w="1135" w:type="dxa"/>
          </w:tcPr>
          <w:p w14:paraId="184FEF0C" w14:textId="77777777" w:rsidR="006E2C73" w:rsidRPr="00F8779E" w:rsidRDefault="006E2C73">
            <w:pPr>
              <w:jc w:val="both"/>
              <w:rPr>
                <w:rFonts w:ascii="Gill Sans MT" w:hAnsi="Gill Sans MT"/>
                <w:color w:val="141413"/>
                <w:sz w:val="24"/>
                <w:szCs w:val="24"/>
              </w:rPr>
            </w:pPr>
            <w:r w:rsidRPr="00F8779E">
              <w:rPr>
                <w:rFonts w:ascii="Gill Sans MT" w:hAnsi="Gill Sans MT"/>
                <w:color w:val="141413"/>
                <w:sz w:val="24"/>
                <w:szCs w:val="24"/>
              </w:rPr>
              <w:t>Jinja</w:t>
            </w:r>
          </w:p>
        </w:tc>
        <w:tc>
          <w:tcPr>
            <w:tcW w:w="905" w:type="dxa"/>
          </w:tcPr>
          <w:p w14:paraId="4D926B43" w14:textId="77777777" w:rsidR="009337EA" w:rsidRDefault="00000000">
            <w:r>
              <w:t>{{poultrysales.m.jinja.shgs}}</w:t>
            </w:r>
          </w:p>
        </w:tc>
        <w:tc>
          <w:tcPr>
            <w:tcW w:w="1206" w:type="dxa"/>
          </w:tcPr>
          <w:p w14:paraId="0529C342" w14:textId="77777777" w:rsidR="009337EA" w:rsidRDefault="00000000">
            <w:r>
              <w:t>{{poultrysales.m.jinja.youth}}</w:t>
            </w:r>
          </w:p>
        </w:tc>
        <w:tc>
          <w:tcPr>
            <w:tcW w:w="1303" w:type="dxa"/>
          </w:tcPr>
          <w:p w14:paraId="2E346D41" w14:textId="77777777" w:rsidR="009337EA" w:rsidRDefault="00000000">
            <w:r>
              <w:t>{{poultrysales.m.jinja.birds}}</w:t>
            </w:r>
          </w:p>
        </w:tc>
        <w:tc>
          <w:tcPr>
            <w:tcW w:w="1511" w:type="dxa"/>
          </w:tcPr>
          <w:p w14:paraId="2C502BE2" w14:textId="77777777" w:rsidR="009337EA" w:rsidRDefault="00000000">
            <w:r>
              <w:t>{{poultrysales.m.jinja.amount}}</w:t>
            </w:r>
          </w:p>
        </w:tc>
        <w:tc>
          <w:tcPr>
            <w:tcW w:w="891" w:type="dxa"/>
          </w:tcPr>
          <w:p w14:paraId="1AB04BB4" w14:textId="77777777" w:rsidR="009337EA" w:rsidRDefault="00055B04">
            <w:r>
              <w:t>{{poultrysales.q.jinja.shgs}}</w:t>
            </w:r>
          </w:p>
        </w:tc>
        <w:tc>
          <w:tcPr>
            <w:tcW w:w="1169" w:type="dxa"/>
          </w:tcPr>
          <w:p w14:paraId="7855009E" w14:textId="77777777" w:rsidR="009337EA" w:rsidRDefault="00055B04">
            <w:r>
              <w:t>{{poultrysales.q.jinja.youth}}</w:t>
            </w:r>
          </w:p>
        </w:tc>
        <w:tc>
          <w:tcPr>
            <w:tcW w:w="1169" w:type="dxa"/>
          </w:tcPr>
          <w:p w14:paraId="7005B17F" w14:textId="77777777" w:rsidR="009337EA" w:rsidRDefault="00055B04">
            <w:r>
              <w:t>{{poultrysales.q.jinja.birds}}</w:t>
            </w:r>
          </w:p>
        </w:tc>
        <w:tc>
          <w:tcPr>
            <w:tcW w:w="1503" w:type="dxa"/>
          </w:tcPr>
          <w:p w14:paraId="257737F8" w14:textId="77777777" w:rsidR="009337EA" w:rsidRDefault="00055B04">
            <w:r>
              <w:t>{{poultrysales.q.jinja.amount}}</w:t>
            </w:r>
          </w:p>
        </w:tc>
      </w:tr>
      <w:tr w:rsidR="006E2C73" w14:paraId="5166B14D" w14:textId="77777777" w:rsidTr="00055B04">
        <w:tc>
          <w:tcPr>
            <w:tcW w:w="1135" w:type="dxa"/>
          </w:tcPr>
          <w:p w14:paraId="5DA183E9" w14:textId="77777777" w:rsidR="006E2C73" w:rsidRPr="00F8779E" w:rsidRDefault="006E2C73">
            <w:pPr>
              <w:jc w:val="both"/>
              <w:rPr>
                <w:rFonts w:ascii="Gill Sans MT" w:hAnsi="Gill Sans MT"/>
                <w:color w:val="141413"/>
                <w:sz w:val="24"/>
                <w:szCs w:val="24"/>
              </w:rPr>
            </w:pPr>
            <w:r w:rsidRPr="00F8779E">
              <w:rPr>
                <w:rFonts w:ascii="Gill Sans MT" w:hAnsi="Gill Sans MT"/>
                <w:color w:val="141413"/>
                <w:sz w:val="24"/>
                <w:szCs w:val="24"/>
              </w:rPr>
              <w:t xml:space="preserve">Mayuge </w:t>
            </w:r>
          </w:p>
        </w:tc>
        <w:tc>
          <w:tcPr>
            <w:tcW w:w="905" w:type="dxa"/>
          </w:tcPr>
          <w:p w14:paraId="184E78B5" w14:textId="77777777" w:rsidR="009337EA" w:rsidRDefault="00000000">
            <w:r>
              <w:t>{{poultrysales.m.mayuge.shgs}}</w:t>
            </w:r>
          </w:p>
        </w:tc>
        <w:tc>
          <w:tcPr>
            <w:tcW w:w="1206" w:type="dxa"/>
          </w:tcPr>
          <w:p w14:paraId="15798349" w14:textId="77777777" w:rsidR="009337EA" w:rsidRDefault="00000000">
            <w:r>
              <w:t>{{poultrysales.m.mayuge.youth}}</w:t>
            </w:r>
          </w:p>
        </w:tc>
        <w:tc>
          <w:tcPr>
            <w:tcW w:w="1303" w:type="dxa"/>
          </w:tcPr>
          <w:p w14:paraId="71AE3E97" w14:textId="77777777" w:rsidR="009337EA" w:rsidRDefault="00000000">
            <w:r>
              <w:t>{{poultrysales.m.mayuge.birds}}</w:t>
            </w:r>
          </w:p>
        </w:tc>
        <w:tc>
          <w:tcPr>
            <w:tcW w:w="1511" w:type="dxa"/>
          </w:tcPr>
          <w:p w14:paraId="44A4141A" w14:textId="77777777" w:rsidR="009337EA" w:rsidRDefault="00000000">
            <w:r>
              <w:t>{{poultrysales.m.mayuge.amount}}</w:t>
            </w:r>
          </w:p>
        </w:tc>
        <w:tc>
          <w:tcPr>
            <w:tcW w:w="891" w:type="dxa"/>
          </w:tcPr>
          <w:p w14:paraId="65A3FCFD" w14:textId="77777777" w:rsidR="009337EA" w:rsidRDefault="00055B04">
            <w:r>
              <w:t>{{poultrysales.q.mayuge.shgs}}</w:t>
            </w:r>
          </w:p>
        </w:tc>
        <w:tc>
          <w:tcPr>
            <w:tcW w:w="1169" w:type="dxa"/>
          </w:tcPr>
          <w:p w14:paraId="5F2D640E" w14:textId="77777777" w:rsidR="009337EA" w:rsidRDefault="00055B04">
            <w:r>
              <w:t>{{poultrysales.q.mayuge.youth}}</w:t>
            </w:r>
          </w:p>
        </w:tc>
        <w:tc>
          <w:tcPr>
            <w:tcW w:w="1169" w:type="dxa"/>
          </w:tcPr>
          <w:p w14:paraId="6B64475F" w14:textId="77777777" w:rsidR="009337EA" w:rsidRDefault="00055B04">
            <w:r>
              <w:t>{{poultrysales.q.mayuge.birds}}</w:t>
            </w:r>
          </w:p>
        </w:tc>
        <w:tc>
          <w:tcPr>
            <w:tcW w:w="1503" w:type="dxa"/>
          </w:tcPr>
          <w:p w14:paraId="011302FF" w14:textId="77777777" w:rsidR="009337EA" w:rsidRDefault="00055B04">
            <w:r>
              <w:t>{{poultrysales.q.mayuge.amount}}</w:t>
            </w:r>
          </w:p>
        </w:tc>
      </w:tr>
      <w:tr w:rsidR="00055B04" w:rsidRPr="00A1156F" w14:paraId="60F46D9D" w14:textId="77777777" w:rsidTr="00055B04">
        <w:tc>
          <w:tcPr>
            <w:tcW w:w="1135" w:type="dxa"/>
          </w:tcPr>
          <w:p w14:paraId="6BACA772" w14:textId="77777777" w:rsidR="00055B04" w:rsidRDefault="00055B04" w:rsidP="00055B04">
            <w:r>
              <w:t>Luuka</w:t>
            </w:r>
          </w:p>
        </w:tc>
        <w:tc>
          <w:tcPr>
            <w:tcW w:w="905" w:type="dxa"/>
          </w:tcPr>
          <w:p w14:paraId="59A0A8DD" w14:textId="77777777" w:rsidR="00055B04" w:rsidRDefault="00055B04" w:rsidP="00055B04">
            <w:r>
              <w:t>{{poultrysales.m.luuka.shgs}}</w:t>
            </w:r>
          </w:p>
        </w:tc>
        <w:tc>
          <w:tcPr>
            <w:tcW w:w="1206" w:type="dxa"/>
          </w:tcPr>
          <w:p w14:paraId="037B0838" w14:textId="77777777" w:rsidR="00055B04" w:rsidRDefault="00055B04" w:rsidP="00055B04">
            <w:r>
              <w:t>{{poultrysales.m.luuka.youth}}</w:t>
            </w:r>
          </w:p>
        </w:tc>
        <w:tc>
          <w:tcPr>
            <w:tcW w:w="1303" w:type="dxa"/>
          </w:tcPr>
          <w:p w14:paraId="21F70F55" w14:textId="77777777" w:rsidR="00055B04" w:rsidRDefault="00055B04" w:rsidP="00055B04">
            <w:r>
              <w:t>{{poultrysales.m.luuka.birds}}</w:t>
            </w:r>
          </w:p>
        </w:tc>
        <w:tc>
          <w:tcPr>
            <w:tcW w:w="1511" w:type="dxa"/>
          </w:tcPr>
          <w:p w14:paraId="1E13F231" w14:textId="77777777" w:rsidR="00055B04" w:rsidRDefault="00055B04" w:rsidP="00055B04">
            <w:r>
              <w:t>{{poultrysales.m.luuka.amount}}</w:t>
            </w:r>
          </w:p>
        </w:tc>
        <w:tc>
          <w:tcPr>
            <w:tcW w:w="891" w:type="dxa"/>
          </w:tcPr>
          <w:p w14:paraId="7E3F121F" w14:textId="77777777" w:rsidR="00055B04" w:rsidRDefault="00055B04" w:rsidP="00055B04">
            <w:r>
              <w:t>{{poultrysales.q.luuka.shgs}}</w:t>
            </w:r>
          </w:p>
        </w:tc>
        <w:tc>
          <w:tcPr>
            <w:tcW w:w="1169" w:type="dxa"/>
          </w:tcPr>
          <w:p w14:paraId="54A724AC" w14:textId="77777777" w:rsidR="00055B04" w:rsidRDefault="00055B04" w:rsidP="00055B04">
            <w:r>
              <w:t>{{poultrysales.q.luuka.youth}}</w:t>
            </w:r>
          </w:p>
        </w:tc>
        <w:tc>
          <w:tcPr>
            <w:tcW w:w="1169" w:type="dxa"/>
          </w:tcPr>
          <w:p w14:paraId="2B36CC9A" w14:textId="77777777" w:rsidR="00055B04" w:rsidRDefault="00055B04" w:rsidP="00055B04">
            <w:r>
              <w:t>{{poultrysales.q.luuka.birds}}</w:t>
            </w:r>
          </w:p>
        </w:tc>
        <w:tc>
          <w:tcPr>
            <w:tcW w:w="1503" w:type="dxa"/>
          </w:tcPr>
          <w:p w14:paraId="7053FBEC" w14:textId="77777777" w:rsidR="00055B04" w:rsidRDefault="00055B04" w:rsidP="00055B04">
            <w:r>
              <w:t>{{poultrysales.q.luuka.amount}}</w:t>
            </w:r>
          </w:p>
        </w:tc>
      </w:tr>
      <w:tr w:rsidR="00055B04" w14:paraId="29DE388E" w14:textId="77777777" w:rsidTr="00055B04">
        <w:tc>
          <w:tcPr>
            <w:tcW w:w="1135" w:type="dxa"/>
          </w:tcPr>
          <w:p w14:paraId="1C1E1AFF" w14:textId="77777777" w:rsidR="00055B04" w:rsidRDefault="00055B04" w:rsidP="00055B04">
            <w:r>
              <w:t>Total</w:t>
            </w:r>
          </w:p>
        </w:tc>
        <w:tc>
          <w:tcPr>
            <w:tcW w:w="905" w:type="dxa"/>
          </w:tcPr>
          <w:p w14:paraId="49FE5EE2" w14:textId="77777777" w:rsidR="00055B04" w:rsidRDefault="00055B04" w:rsidP="00055B04">
            <w:r>
              <w:t>{{poultrysales.m.total.shgs}}</w:t>
            </w:r>
          </w:p>
        </w:tc>
        <w:tc>
          <w:tcPr>
            <w:tcW w:w="1206" w:type="dxa"/>
          </w:tcPr>
          <w:p w14:paraId="3E8AF16C" w14:textId="77777777" w:rsidR="00055B04" w:rsidRDefault="00055B04" w:rsidP="00055B04">
            <w:r>
              <w:t>{{poultrysales.m.total.youth}}</w:t>
            </w:r>
          </w:p>
        </w:tc>
        <w:tc>
          <w:tcPr>
            <w:tcW w:w="1303" w:type="dxa"/>
          </w:tcPr>
          <w:p w14:paraId="735C9698" w14:textId="77777777" w:rsidR="00055B04" w:rsidRDefault="00055B04" w:rsidP="00055B04">
            <w:r>
              <w:t>{{poultrysales.m.total.birds}}</w:t>
            </w:r>
          </w:p>
        </w:tc>
        <w:tc>
          <w:tcPr>
            <w:tcW w:w="1511" w:type="dxa"/>
          </w:tcPr>
          <w:p w14:paraId="420A47AB" w14:textId="77777777" w:rsidR="00055B04" w:rsidRDefault="00055B04" w:rsidP="00055B04">
            <w:r>
              <w:t>{{poultrysales.m.total.amount}}</w:t>
            </w:r>
          </w:p>
        </w:tc>
        <w:tc>
          <w:tcPr>
            <w:tcW w:w="891" w:type="dxa"/>
          </w:tcPr>
          <w:p w14:paraId="1F6C4E1B" w14:textId="77777777" w:rsidR="005A32D4" w:rsidRDefault="00000000">
            <w:r>
              <w:t>{{poultrysales.q.total.shgs}}</w:t>
            </w:r>
          </w:p>
        </w:tc>
        <w:tc>
          <w:tcPr>
            <w:tcW w:w="1169" w:type="dxa"/>
          </w:tcPr>
          <w:p w14:paraId="18FD1344" w14:textId="77777777" w:rsidR="005A32D4" w:rsidRDefault="00000000">
            <w:r>
              <w:t>{{poultrysales.q.total.youth}}</w:t>
            </w:r>
          </w:p>
        </w:tc>
        <w:tc>
          <w:tcPr>
            <w:tcW w:w="1169" w:type="dxa"/>
          </w:tcPr>
          <w:p w14:paraId="3FD8C6AF" w14:textId="77777777" w:rsidR="005A32D4" w:rsidRDefault="00000000">
            <w:r>
              <w:t>{{poultrysales.q.total.birds}}</w:t>
            </w:r>
          </w:p>
        </w:tc>
        <w:tc>
          <w:tcPr>
            <w:tcW w:w="1503" w:type="dxa"/>
          </w:tcPr>
          <w:p w14:paraId="7A4AFD24" w14:textId="77777777" w:rsidR="005A32D4" w:rsidRDefault="00000000">
            <w:r>
              <w:t>{{poultrysales.q.total.amount}}</w:t>
            </w:r>
          </w:p>
        </w:tc>
      </w:tr>
    </w:tbl>
    <w:p w14:paraId="4D2C5768" w14:textId="77777777" w:rsidR="00A022F9" w:rsidRDefault="00A022F9" w:rsidP="008B0E62">
      <w:pPr>
        <w:rPr>
          <w:rFonts w:ascii="Gill Sans MT" w:hAnsi="Gill Sans MT"/>
          <w:color w:val="0D0D0D"/>
          <w:sz w:val="24"/>
          <w:szCs w:val="24"/>
        </w:rPr>
      </w:pPr>
    </w:p>
    <w:p w14:paraId="392216FC" w14:textId="77777777" w:rsidR="00F8779E" w:rsidRDefault="00F8779E" w:rsidP="008B0E62">
      <w:pPr>
        <w:rPr>
          <w:rFonts w:ascii="Gill Sans MT" w:hAnsi="Gill Sans MT"/>
          <w:b/>
          <w:color w:val="0D0D0D"/>
          <w:sz w:val="24"/>
          <w:szCs w:val="24"/>
        </w:rPr>
      </w:pPr>
    </w:p>
    <w:p w14:paraId="6BD89218" w14:textId="77777777" w:rsidR="00F8779E" w:rsidRDefault="00F8779E" w:rsidP="008B0E62">
      <w:pPr>
        <w:rPr>
          <w:rFonts w:ascii="Gill Sans MT" w:hAnsi="Gill Sans MT"/>
          <w:b/>
          <w:color w:val="0D0D0D"/>
          <w:sz w:val="24"/>
          <w:szCs w:val="24"/>
        </w:rPr>
      </w:pPr>
    </w:p>
    <w:p w14:paraId="6E6986AC" w14:textId="77777777" w:rsidR="008116B9" w:rsidRDefault="008116B9" w:rsidP="008B0E62">
      <w:pPr>
        <w:rPr>
          <w:rFonts w:ascii="Gill Sans MT" w:hAnsi="Gill Sans MT"/>
          <w:b/>
          <w:color w:val="0D0D0D"/>
          <w:sz w:val="24"/>
          <w:szCs w:val="24"/>
        </w:rPr>
      </w:pPr>
      <w:r w:rsidRPr="008116B9">
        <w:rPr>
          <w:rFonts w:ascii="Gill Sans MT" w:hAnsi="Gill Sans MT"/>
          <w:b/>
          <w:color w:val="0D0D0D"/>
          <w:sz w:val="24"/>
          <w:szCs w:val="24"/>
        </w:rPr>
        <w:t xml:space="preserve">Goat </w:t>
      </w:r>
      <w:r w:rsidR="00F8779E">
        <w:rPr>
          <w:rFonts w:ascii="Gill Sans MT" w:hAnsi="Gill Sans MT"/>
          <w:b/>
          <w:color w:val="0D0D0D"/>
          <w:sz w:val="24"/>
          <w:szCs w:val="24"/>
        </w:rPr>
        <w:t>production</w:t>
      </w:r>
    </w:p>
    <w:p w14:paraId="61605A4F" w14:textId="77777777" w:rsidR="00750182" w:rsidRPr="005F27F1" w:rsidRDefault="00750182" w:rsidP="008B0E62">
      <w:pPr>
        <w:rPr>
          <w:rFonts w:ascii="Gill Sans MT" w:hAnsi="Gill Sans MT"/>
          <w:bCs/>
          <w:color w:val="0D0D0D"/>
          <w:sz w:val="24"/>
          <w:szCs w:val="24"/>
        </w:rPr>
      </w:pPr>
      <w:r>
        <w:t>During {{meta.month}}, a total of {{narr.goats}} goats were distributed to {{narr.goats_youth}} youth in {{narr.goats_shgs}} SHGs in Luuka district, supporting entry into the goat value chain.</w:t>
      </w:r>
    </w:p>
    <w:p w14:paraId="48758335" w14:textId="77777777" w:rsidR="008116B9" w:rsidRDefault="008116B9" w:rsidP="008116B9">
      <w:pPr>
        <w:spacing w:after="0" w:line="240" w:lineRule="auto"/>
        <w:jc w:val="both"/>
        <w:rPr>
          <w:rFonts w:ascii="Gill Sans MT" w:hAnsi="Gill Sans MT" w:cs="Times New Roman"/>
          <w:b/>
          <w:bCs/>
          <w:i/>
          <w:iCs/>
          <w:color w:val="141413"/>
          <w:sz w:val="24"/>
          <w:szCs w:val="24"/>
        </w:rPr>
      </w:pPr>
      <w:r w:rsidRPr="00E2596E">
        <w:rPr>
          <w:rFonts w:ascii="Gill Sans MT" w:hAnsi="Gill Sans MT" w:cs="Times New Roman"/>
          <w:b/>
          <w:bCs/>
          <w:i/>
          <w:iCs/>
          <w:color w:val="141413"/>
          <w:sz w:val="24"/>
          <w:szCs w:val="24"/>
        </w:rPr>
        <w:t xml:space="preserve">Table showing </w:t>
      </w:r>
      <w:r>
        <w:rPr>
          <w:rFonts w:ascii="Gill Sans MT" w:hAnsi="Gill Sans MT" w:cs="Times New Roman"/>
          <w:b/>
          <w:bCs/>
          <w:i/>
          <w:iCs/>
          <w:color w:val="141413"/>
          <w:sz w:val="24"/>
          <w:szCs w:val="24"/>
        </w:rPr>
        <w:t>the Goats distribution</w:t>
      </w:r>
      <w:r w:rsidRPr="00E2596E">
        <w:rPr>
          <w:rFonts w:ascii="Gill Sans MT" w:hAnsi="Gill Sans MT" w:cs="Times New Roman"/>
          <w:b/>
          <w:bCs/>
          <w:i/>
          <w:iCs/>
          <w:color w:val="141413"/>
          <w:sz w:val="24"/>
          <w:szCs w:val="24"/>
        </w:rPr>
        <w:t xml:space="preserve"> breakdown </w:t>
      </w:r>
    </w:p>
    <w:p w14:paraId="5F37616B" w14:textId="77777777" w:rsidR="008116B9" w:rsidRPr="00201419" w:rsidRDefault="008116B9" w:rsidP="008116B9">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557"/>
        <w:gridCol w:w="1275"/>
        <w:gridCol w:w="1418"/>
        <w:gridCol w:w="1559"/>
        <w:gridCol w:w="1418"/>
        <w:gridCol w:w="1418"/>
        <w:gridCol w:w="1418"/>
      </w:tblGrid>
      <w:tr w:rsidR="008116B9" w:rsidRPr="00350D76" w14:paraId="52FE143E" w14:textId="77777777">
        <w:tc>
          <w:tcPr>
            <w:tcW w:w="5809" w:type="dxa"/>
            <w:gridSpan w:val="4"/>
          </w:tcPr>
          <w:p w14:paraId="6AA1258D" w14:textId="77777777" w:rsidR="008116B9" w:rsidRDefault="008B2FEB">
            <w:pPr>
              <w:jc w:val="both"/>
              <w:rPr>
                <w:rFonts w:ascii="Gill Sans MT" w:hAnsi="Gill Sans MT"/>
                <w:b/>
                <w:bCs/>
                <w:color w:val="141413"/>
                <w:sz w:val="24"/>
                <w:szCs w:val="24"/>
              </w:rPr>
            </w:pPr>
            <w:r>
              <w:rPr>
                <w:rFonts w:ascii="Gill Sans MT" w:hAnsi="Gill Sans MT"/>
                <w:b/>
                <w:bCs/>
                <w:color w:val="141413"/>
                <w:sz w:val="24"/>
                <w:szCs w:val="24"/>
              </w:rPr>
              <w:t>June</w:t>
            </w:r>
          </w:p>
        </w:tc>
        <w:tc>
          <w:tcPr>
            <w:tcW w:w="4254" w:type="dxa"/>
            <w:gridSpan w:val="3"/>
          </w:tcPr>
          <w:p w14:paraId="432A90B4" w14:textId="77777777" w:rsidR="008116B9" w:rsidRDefault="00504380">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8116B9" w:rsidRPr="00350D76" w14:paraId="33A7AC22" w14:textId="77777777">
        <w:tc>
          <w:tcPr>
            <w:tcW w:w="1557" w:type="dxa"/>
          </w:tcPr>
          <w:p w14:paraId="785B79F8" w14:textId="77777777" w:rsidR="008116B9" w:rsidRPr="00350D76" w:rsidRDefault="008116B9">
            <w:pPr>
              <w:jc w:val="both"/>
              <w:rPr>
                <w:rFonts w:ascii="Gill Sans MT" w:hAnsi="Gill Sans MT"/>
                <w:b/>
                <w:bCs/>
                <w:color w:val="141413"/>
                <w:sz w:val="24"/>
                <w:szCs w:val="24"/>
              </w:rPr>
            </w:pPr>
            <w:r w:rsidRPr="00350D76">
              <w:rPr>
                <w:rFonts w:ascii="Gill Sans MT" w:hAnsi="Gill Sans MT"/>
                <w:b/>
                <w:bCs/>
                <w:color w:val="141413"/>
                <w:sz w:val="24"/>
                <w:szCs w:val="24"/>
              </w:rPr>
              <w:t>District</w:t>
            </w:r>
          </w:p>
        </w:tc>
        <w:tc>
          <w:tcPr>
            <w:tcW w:w="1275" w:type="dxa"/>
          </w:tcPr>
          <w:p w14:paraId="68630B10" w14:textId="77777777" w:rsidR="008116B9" w:rsidRPr="00350D76" w:rsidRDefault="008116B9">
            <w:pPr>
              <w:jc w:val="both"/>
              <w:rPr>
                <w:rFonts w:ascii="Gill Sans MT" w:hAnsi="Gill Sans MT"/>
                <w:b/>
                <w:bCs/>
                <w:color w:val="141413"/>
                <w:sz w:val="24"/>
                <w:szCs w:val="24"/>
              </w:rPr>
            </w:pPr>
            <w:r w:rsidRPr="00350D76">
              <w:rPr>
                <w:rFonts w:ascii="Gill Sans MT" w:hAnsi="Gill Sans MT"/>
                <w:b/>
                <w:bCs/>
                <w:color w:val="141413"/>
                <w:sz w:val="24"/>
                <w:szCs w:val="24"/>
              </w:rPr>
              <w:t xml:space="preserve">No of </w:t>
            </w:r>
            <w:r w:rsidR="00E005F1">
              <w:rPr>
                <w:rFonts w:ascii="Gill Sans MT" w:hAnsi="Gill Sans MT"/>
                <w:b/>
                <w:bCs/>
                <w:color w:val="141413"/>
                <w:sz w:val="24"/>
                <w:szCs w:val="24"/>
              </w:rPr>
              <w:t>Goats</w:t>
            </w:r>
          </w:p>
        </w:tc>
        <w:tc>
          <w:tcPr>
            <w:tcW w:w="1418" w:type="dxa"/>
          </w:tcPr>
          <w:p w14:paraId="3AAC5B46" w14:textId="77777777" w:rsidR="008116B9" w:rsidRPr="00350D76" w:rsidRDefault="008116B9">
            <w:pPr>
              <w:jc w:val="both"/>
              <w:rPr>
                <w:rFonts w:ascii="Gill Sans MT" w:hAnsi="Gill Sans MT"/>
                <w:b/>
                <w:bCs/>
                <w:color w:val="141413"/>
                <w:sz w:val="24"/>
                <w:szCs w:val="24"/>
              </w:rPr>
            </w:pPr>
            <w:r>
              <w:rPr>
                <w:rFonts w:ascii="Gill Sans MT" w:hAnsi="Gill Sans MT"/>
                <w:b/>
                <w:bCs/>
                <w:color w:val="141413"/>
                <w:sz w:val="24"/>
                <w:szCs w:val="24"/>
              </w:rPr>
              <w:t>No of SHGs</w:t>
            </w:r>
            <w:r w:rsidRPr="00350D76">
              <w:rPr>
                <w:rFonts w:ascii="Gill Sans MT" w:hAnsi="Gill Sans MT"/>
                <w:b/>
                <w:bCs/>
                <w:color w:val="141413"/>
                <w:sz w:val="24"/>
                <w:szCs w:val="24"/>
              </w:rPr>
              <w:t xml:space="preserve"> </w:t>
            </w:r>
          </w:p>
        </w:tc>
        <w:tc>
          <w:tcPr>
            <w:tcW w:w="1559" w:type="dxa"/>
          </w:tcPr>
          <w:p w14:paraId="01366CF1" w14:textId="77777777" w:rsidR="008116B9" w:rsidRPr="00350D76" w:rsidRDefault="008116B9">
            <w:pPr>
              <w:jc w:val="both"/>
              <w:rPr>
                <w:rFonts w:ascii="Gill Sans MT" w:hAnsi="Gill Sans MT"/>
                <w:b/>
                <w:bCs/>
                <w:color w:val="141413"/>
                <w:sz w:val="24"/>
                <w:szCs w:val="24"/>
              </w:rPr>
            </w:pPr>
            <w:r>
              <w:rPr>
                <w:rFonts w:ascii="Gill Sans MT" w:hAnsi="Gill Sans MT"/>
                <w:b/>
                <w:bCs/>
                <w:color w:val="141413"/>
                <w:sz w:val="24"/>
                <w:szCs w:val="24"/>
              </w:rPr>
              <w:t xml:space="preserve">Number of Youth </w:t>
            </w:r>
          </w:p>
        </w:tc>
        <w:tc>
          <w:tcPr>
            <w:tcW w:w="1418" w:type="dxa"/>
          </w:tcPr>
          <w:p w14:paraId="1FFE0B3B" w14:textId="77777777" w:rsidR="008116B9" w:rsidRDefault="008116B9">
            <w:pPr>
              <w:jc w:val="both"/>
              <w:rPr>
                <w:rFonts w:ascii="Gill Sans MT" w:hAnsi="Gill Sans MT"/>
                <w:b/>
                <w:bCs/>
                <w:color w:val="141413"/>
                <w:sz w:val="24"/>
                <w:szCs w:val="24"/>
              </w:rPr>
            </w:pPr>
            <w:r w:rsidRPr="00350D76">
              <w:rPr>
                <w:rFonts w:ascii="Gill Sans MT" w:hAnsi="Gill Sans MT"/>
                <w:b/>
                <w:bCs/>
                <w:color w:val="141413"/>
                <w:sz w:val="24"/>
                <w:szCs w:val="24"/>
              </w:rPr>
              <w:t xml:space="preserve">No of </w:t>
            </w:r>
            <w:r w:rsidR="00E005F1">
              <w:rPr>
                <w:rFonts w:ascii="Gill Sans MT" w:hAnsi="Gill Sans MT"/>
                <w:b/>
                <w:bCs/>
                <w:color w:val="141413"/>
                <w:sz w:val="24"/>
                <w:szCs w:val="24"/>
              </w:rPr>
              <w:t>Goats</w:t>
            </w:r>
          </w:p>
        </w:tc>
        <w:tc>
          <w:tcPr>
            <w:tcW w:w="1418" w:type="dxa"/>
          </w:tcPr>
          <w:p w14:paraId="70019A51" w14:textId="77777777" w:rsidR="008116B9" w:rsidRDefault="008116B9">
            <w:pPr>
              <w:jc w:val="both"/>
              <w:rPr>
                <w:rFonts w:ascii="Gill Sans MT" w:hAnsi="Gill Sans MT"/>
                <w:b/>
                <w:bCs/>
                <w:color w:val="141413"/>
                <w:sz w:val="24"/>
                <w:szCs w:val="24"/>
              </w:rPr>
            </w:pPr>
            <w:r>
              <w:rPr>
                <w:rFonts w:ascii="Gill Sans MT" w:hAnsi="Gill Sans MT"/>
                <w:b/>
                <w:bCs/>
                <w:color w:val="141413"/>
                <w:sz w:val="24"/>
                <w:szCs w:val="24"/>
              </w:rPr>
              <w:t>No of SHGs</w:t>
            </w:r>
            <w:r w:rsidRPr="00350D76">
              <w:rPr>
                <w:rFonts w:ascii="Gill Sans MT" w:hAnsi="Gill Sans MT"/>
                <w:b/>
                <w:bCs/>
                <w:color w:val="141413"/>
                <w:sz w:val="24"/>
                <w:szCs w:val="24"/>
              </w:rPr>
              <w:t xml:space="preserve"> </w:t>
            </w:r>
          </w:p>
        </w:tc>
        <w:tc>
          <w:tcPr>
            <w:tcW w:w="1418" w:type="dxa"/>
          </w:tcPr>
          <w:p w14:paraId="088A1080" w14:textId="77777777" w:rsidR="008116B9" w:rsidRDefault="008116B9">
            <w:pPr>
              <w:jc w:val="both"/>
              <w:rPr>
                <w:rFonts w:ascii="Gill Sans MT" w:hAnsi="Gill Sans MT"/>
                <w:b/>
                <w:bCs/>
                <w:color w:val="141413"/>
                <w:sz w:val="24"/>
                <w:szCs w:val="24"/>
              </w:rPr>
            </w:pPr>
            <w:r>
              <w:rPr>
                <w:rFonts w:ascii="Gill Sans MT" w:hAnsi="Gill Sans MT"/>
                <w:b/>
                <w:bCs/>
                <w:color w:val="141413"/>
                <w:sz w:val="24"/>
                <w:szCs w:val="24"/>
              </w:rPr>
              <w:t xml:space="preserve">Number of Youth </w:t>
            </w:r>
          </w:p>
        </w:tc>
      </w:tr>
      <w:tr w:rsidR="00E005F1" w14:paraId="22489E6C" w14:textId="77777777">
        <w:tc>
          <w:tcPr>
            <w:tcW w:w="1557" w:type="dxa"/>
          </w:tcPr>
          <w:p w14:paraId="42835F94" w14:textId="77777777" w:rsidR="00E005F1" w:rsidRDefault="00E005F1" w:rsidP="00E005F1">
            <w:pPr>
              <w:jc w:val="both"/>
              <w:rPr>
                <w:rFonts w:ascii="Gill Sans MT" w:hAnsi="Gill Sans MT"/>
                <w:color w:val="141413"/>
                <w:sz w:val="24"/>
                <w:szCs w:val="24"/>
              </w:rPr>
            </w:pPr>
            <w:r>
              <w:rPr>
                <w:rFonts w:ascii="Gill Sans MT" w:hAnsi="Gill Sans MT"/>
                <w:color w:val="141413"/>
                <w:sz w:val="24"/>
                <w:szCs w:val="24"/>
              </w:rPr>
              <w:t>Luuka</w:t>
            </w:r>
          </w:p>
        </w:tc>
        <w:tc>
          <w:tcPr>
            <w:tcW w:w="1275" w:type="dxa"/>
          </w:tcPr>
          <w:p w14:paraId="44F698B1" w14:textId="77777777" w:rsidR="009337EA" w:rsidRDefault="00000000">
            <w:r>
              <w:t>{{goatdist.m.luuka.animals}}</w:t>
            </w:r>
          </w:p>
        </w:tc>
        <w:tc>
          <w:tcPr>
            <w:tcW w:w="1418" w:type="dxa"/>
          </w:tcPr>
          <w:p w14:paraId="434C95AB" w14:textId="77777777" w:rsidR="009337EA" w:rsidRDefault="00000000">
            <w:r>
              <w:t>{{goatdist.m.luuka.shgs}}</w:t>
            </w:r>
          </w:p>
        </w:tc>
        <w:tc>
          <w:tcPr>
            <w:tcW w:w="1559" w:type="dxa"/>
          </w:tcPr>
          <w:p w14:paraId="6C169304" w14:textId="77777777" w:rsidR="009337EA" w:rsidRDefault="00000000">
            <w:r>
              <w:t>{{goatdist.m.luuka.youth}}</w:t>
            </w:r>
          </w:p>
        </w:tc>
        <w:tc>
          <w:tcPr>
            <w:tcW w:w="1418" w:type="dxa"/>
          </w:tcPr>
          <w:p w14:paraId="3912EEC0" w14:textId="77777777" w:rsidR="009337EA" w:rsidRDefault="001C73DF">
            <w:r>
              <w:t>{{goatdist.q.luuka.animals}}</w:t>
            </w:r>
          </w:p>
        </w:tc>
        <w:tc>
          <w:tcPr>
            <w:tcW w:w="1418" w:type="dxa"/>
          </w:tcPr>
          <w:p w14:paraId="265DFD9D" w14:textId="77777777" w:rsidR="009337EA" w:rsidRDefault="001C73DF">
            <w:r>
              <w:t>{{goatdist.q.luuka.shgs}}</w:t>
            </w:r>
          </w:p>
        </w:tc>
        <w:tc>
          <w:tcPr>
            <w:tcW w:w="1418" w:type="dxa"/>
          </w:tcPr>
          <w:p w14:paraId="7ED73CE8" w14:textId="77777777" w:rsidR="009337EA" w:rsidRDefault="001C73DF">
            <w:r>
              <w:t>{{goatdist.q.luuka.youth}}</w:t>
            </w:r>
          </w:p>
        </w:tc>
      </w:tr>
      <w:tr w:rsidR="00E005F1" w:rsidRPr="00A1156F" w14:paraId="7BD98621" w14:textId="77777777">
        <w:tc>
          <w:tcPr>
            <w:tcW w:w="1557" w:type="dxa"/>
          </w:tcPr>
          <w:p w14:paraId="56F25EBD" w14:textId="77777777" w:rsidR="00E005F1" w:rsidRPr="005E0763" w:rsidRDefault="00E005F1" w:rsidP="00E005F1">
            <w:pPr>
              <w:jc w:val="both"/>
              <w:rPr>
                <w:rFonts w:ascii="Gill Sans MT" w:hAnsi="Gill Sans MT"/>
                <w:b/>
                <w:bCs/>
                <w:color w:val="141413"/>
                <w:sz w:val="24"/>
                <w:szCs w:val="24"/>
              </w:rPr>
            </w:pPr>
            <w:r w:rsidRPr="005E0763">
              <w:rPr>
                <w:rFonts w:ascii="Gill Sans MT" w:hAnsi="Gill Sans MT"/>
                <w:b/>
                <w:bCs/>
                <w:color w:val="141413"/>
                <w:sz w:val="24"/>
                <w:szCs w:val="24"/>
              </w:rPr>
              <w:t xml:space="preserve">Overall total </w:t>
            </w:r>
          </w:p>
        </w:tc>
        <w:tc>
          <w:tcPr>
            <w:tcW w:w="1275" w:type="dxa"/>
          </w:tcPr>
          <w:p w14:paraId="2B2959C5" w14:textId="77777777" w:rsidR="009337EA" w:rsidRDefault="00000000">
            <w:r>
              <w:t>{{goatdist.m.total.animals}}</w:t>
            </w:r>
          </w:p>
        </w:tc>
        <w:tc>
          <w:tcPr>
            <w:tcW w:w="1418" w:type="dxa"/>
          </w:tcPr>
          <w:p w14:paraId="6C659DA0" w14:textId="77777777" w:rsidR="009337EA" w:rsidRDefault="00000000">
            <w:r>
              <w:t>{{goatdist.m.total.shgs}}</w:t>
            </w:r>
          </w:p>
        </w:tc>
        <w:tc>
          <w:tcPr>
            <w:tcW w:w="1559" w:type="dxa"/>
          </w:tcPr>
          <w:p w14:paraId="115CF2C5" w14:textId="77777777" w:rsidR="009337EA" w:rsidRDefault="00000000">
            <w:r>
              <w:t>{{goatdist.m.total.youth}}</w:t>
            </w:r>
          </w:p>
        </w:tc>
        <w:tc>
          <w:tcPr>
            <w:tcW w:w="1418" w:type="dxa"/>
          </w:tcPr>
          <w:p w14:paraId="35DA3BEB" w14:textId="77777777" w:rsidR="005A32D4" w:rsidRDefault="00000000">
            <w:r>
              <w:t>{{goatdist.q.total.animals}}</w:t>
            </w:r>
          </w:p>
        </w:tc>
        <w:tc>
          <w:tcPr>
            <w:tcW w:w="1418" w:type="dxa"/>
          </w:tcPr>
          <w:p w14:paraId="103983BC" w14:textId="77777777" w:rsidR="005A32D4" w:rsidRDefault="00000000">
            <w:r>
              <w:t>{{goatdist.q.total.shgs}}</w:t>
            </w:r>
          </w:p>
        </w:tc>
        <w:tc>
          <w:tcPr>
            <w:tcW w:w="1418" w:type="dxa"/>
          </w:tcPr>
          <w:p w14:paraId="097F8337" w14:textId="77777777" w:rsidR="005A32D4" w:rsidRDefault="00000000">
            <w:r>
              <w:t>{{goatdist.q.total.youth}}</w:t>
            </w:r>
          </w:p>
        </w:tc>
      </w:tr>
    </w:tbl>
    <w:p w14:paraId="62FBA62F" w14:textId="77777777" w:rsidR="00C97B54" w:rsidRPr="004E0EDC" w:rsidRDefault="00C97B54" w:rsidP="001C2CE3">
      <w:pPr>
        <w:pBdr>
          <w:top w:val="nil"/>
          <w:left w:val="nil"/>
          <w:bottom w:val="nil"/>
          <w:right w:val="nil"/>
          <w:between w:val="nil"/>
        </w:pBdr>
        <w:spacing w:after="0" w:line="240" w:lineRule="auto"/>
        <w:jc w:val="both"/>
        <w:rPr>
          <w:rFonts w:ascii="Gill Sans MT" w:hAnsi="Gill Sans MT"/>
          <w:b/>
          <w:bCs/>
          <w:color w:val="141413"/>
          <w:sz w:val="24"/>
          <w:szCs w:val="24"/>
        </w:rPr>
      </w:pPr>
    </w:p>
    <w:tbl>
      <w:tblPr>
        <w:tblStyle w:val="TableGrid"/>
        <w:tblW w:w="0" w:type="auto"/>
        <w:tblInd w:w="-2" w:type="dxa"/>
        <w:shd w:val="clear" w:color="auto" w:fill="8DB3E2" w:themeFill="text2" w:themeFillTint="66"/>
        <w:tblLook w:val="04A0" w:firstRow="1" w:lastRow="0" w:firstColumn="1" w:lastColumn="0" w:noHBand="0" w:noVBand="1"/>
      </w:tblPr>
      <w:tblGrid>
        <w:gridCol w:w="10790"/>
      </w:tblGrid>
      <w:tr w:rsidR="00C97B54" w:rsidRPr="004E0EDC" w14:paraId="423C7778" w14:textId="77777777" w:rsidTr="00C97B54">
        <w:tc>
          <w:tcPr>
            <w:tcW w:w="10790" w:type="dxa"/>
            <w:shd w:val="clear" w:color="auto" w:fill="8DB3E2" w:themeFill="text2" w:themeFillTint="66"/>
          </w:tcPr>
          <w:p w14:paraId="6B233F33" w14:textId="77777777" w:rsidR="00C97B54" w:rsidRPr="004E0EDC" w:rsidRDefault="00C97B54">
            <w:pPr>
              <w:pBdr>
                <w:top w:val="nil"/>
                <w:left w:val="nil"/>
                <w:bottom w:val="nil"/>
                <w:right w:val="nil"/>
                <w:between w:val="nil"/>
              </w:pBdr>
              <w:jc w:val="both"/>
              <w:rPr>
                <w:rFonts w:ascii="Gill Sans MT" w:hAnsi="Gill Sans MT"/>
                <w:b/>
                <w:bCs/>
                <w:color w:val="141413"/>
                <w:sz w:val="24"/>
                <w:szCs w:val="24"/>
              </w:rPr>
            </w:pPr>
            <w:r w:rsidRPr="004E0EDC">
              <w:rPr>
                <w:rFonts w:ascii="Gill Sans MT" w:hAnsi="Gill Sans MT"/>
                <w:b/>
                <w:bCs/>
                <w:color w:val="141413"/>
                <w:sz w:val="24"/>
                <w:szCs w:val="24"/>
              </w:rPr>
              <w:t xml:space="preserve">Access to Market </w:t>
            </w:r>
          </w:p>
        </w:tc>
      </w:tr>
    </w:tbl>
    <w:p w14:paraId="24C01ED2" w14:textId="77777777" w:rsidR="00E66D2C" w:rsidRPr="004E0EDC" w:rsidRDefault="00E66D2C" w:rsidP="00692E2E">
      <w:pPr>
        <w:pBdr>
          <w:top w:val="nil"/>
          <w:left w:val="nil"/>
          <w:bottom w:val="nil"/>
          <w:right w:val="nil"/>
          <w:between w:val="nil"/>
        </w:pBdr>
        <w:spacing w:after="0" w:line="240" w:lineRule="auto"/>
        <w:ind w:left="-2"/>
        <w:jc w:val="both"/>
        <w:rPr>
          <w:rFonts w:ascii="Gill Sans MT" w:hAnsi="Gill Sans MT"/>
          <w:b/>
          <w:color w:val="000000"/>
          <w:sz w:val="24"/>
          <w:szCs w:val="24"/>
        </w:rPr>
      </w:pPr>
    </w:p>
    <w:p w14:paraId="796B2B2A" w14:textId="77777777" w:rsidR="00F35A6F" w:rsidRPr="004E0EDC" w:rsidRDefault="00F35A6F" w:rsidP="00F35A6F">
      <w:pPr>
        <w:pBdr>
          <w:top w:val="nil"/>
          <w:left w:val="nil"/>
          <w:bottom w:val="nil"/>
          <w:right w:val="nil"/>
          <w:between w:val="nil"/>
        </w:pBdr>
        <w:spacing w:after="0" w:line="240" w:lineRule="auto"/>
        <w:ind w:left="-2"/>
        <w:jc w:val="both"/>
        <w:rPr>
          <w:rFonts w:ascii="Gill Sans MT" w:hAnsi="Gill Sans MT"/>
          <w:b/>
          <w:color w:val="000000"/>
          <w:sz w:val="24"/>
          <w:szCs w:val="24"/>
        </w:rPr>
      </w:pPr>
      <w:r w:rsidRPr="004E0EDC">
        <w:rPr>
          <w:rFonts w:ascii="Gill Sans MT" w:hAnsi="Gill Sans MT"/>
          <w:b/>
          <w:color w:val="000000"/>
          <w:sz w:val="24"/>
          <w:szCs w:val="24"/>
        </w:rPr>
        <w:t>Outcome 2. Increased growth of youth-led agriculture and service-based enterprises</w:t>
      </w:r>
      <w:r w:rsidRPr="004E0EDC">
        <w:rPr>
          <w:rFonts w:ascii="Gill Sans MT" w:hAnsi="Gill Sans MT"/>
          <w:b/>
          <w:color w:val="000000"/>
          <w:sz w:val="24"/>
          <w:szCs w:val="24"/>
        </w:rPr>
        <w:tab/>
      </w:r>
      <w:r w:rsidRPr="004E0EDC">
        <w:rPr>
          <w:rFonts w:ascii="Gill Sans MT" w:hAnsi="Gill Sans MT"/>
          <w:b/>
          <w:color w:val="000000"/>
          <w:sz w:val="24"/>
          <w:szCs w:val="24"/>
        </w:rPr>
        <w:tab/>
      </w:r>
      <w:r w:rsidRPr="004E0EDC">
        <w:rPr>
          <w:rFonts w:ascii="Gill Sans MT" w:hAnsi="Gill Sans MT"/>
          <w:b/>
          <w:color w:val="000000"/>
          <w:sz w:val="24"/>
          <w:szCs w:val="24"/>
        </w:rPr>
        <w:tab/>
      </w:r>
    </w:p>
    <w:p w14:paraId="1F63D209" w14:textId="77777777" w:rsidR="00F41428" w:rsidRPr="00D7348B" w:rsidRDefault="00F41428">
      <w:pPr>
        <w:pBdr>
          <w:top w:val="nil"/>
          <w:left w:val="nil"/>
          <w:bottom w:val="nil"/>
          <w:right w:val="nil"/>
          <w:between w:val="nil"/>
        </w:pBdr>
        <w:spacing w:after="0" w:line="240" w:lineRule="auto"/>
        <w:ind w:left="-2"/>
        <w:jc w:val="both"/>
        <w:rPr>
          <w:rFonts w:ascii="Gill Sans MT" w:hAnsi="Gill Sans MT" w:cs="Times New Roman"/>
          <w:b/>
          <w:color w:val="0D0D0D"/>
          <w:sz w:val="24"/>
          <w:szCs w:val="24"/>
        </w:rPr>
      </w:pPr>
      <w:r w:rsidRPr="00D7348B">
        <w:rPr>
          <w:rFonts w:ascii="Gill Sans MT" w:hAnsi="Gill Sans MT" w:cs="Times New Roman"/>
          <w:b/>
          <w:color w:val="0D0D0D"/>
          <w:sz w:val="24"/>
          <w:szCs w:val="24"/>
        </w:rPr>
        <w:t xml:space="preserve">2.1.1 Support the development of </w:t>
      </w:r>
      <w:r w:rsidR="00727D96">
        <w:rPr>
          <w:rFonts w:ascii="Gill Sans MT" w:hAnsi="Gill Sans MT" w:cs="Times New Roman"/>
          <w:b/>
          <w:color w:val="0D0D0D"/>
          <w:sz w:val="24"/>
          <w:szCs w:val="24"/>
        </w:rPr>
        <w:t>Y</w:t>
      </w:r>
      <w:r w:rsidRPr="00D7348B">
        <w:rPr>
          <w:rFonts w:ascii="Gill Sans MT" w:hAnsi="Gill Sans MT" w:cs="Times New Roman"/>
          <w:b/>
          <w:color w:val="0D0D0D"/>
          <w:sz w:val="24"/>
          <w:szCs w:val="24"/>
        </w:rPr>
        <w:t xml:space="preserve">outh </w:t>
      </w:r>
      <w:r w:rsidR="00D87E6F">
        <w:rPr>
          <w:rFonts w:ascii="Gill Sans MT" w:hAnsi="Gill Sans MT" w:cs="Times New Roman"/>
          <w:b/>
          <w:color w:val="0D0D0D"/>
          <w:sz w:val="24"/>
          <w:szCs w:val="24"/>
        </w:rPr>
        <w:t>A</w:t>
      </w:r>
      <w:r w:rsidRPr="00D7348B">
        <w:rPr>
          <w:rFonts w:ascii="Gill Sans MT" w:hAnsi="Gill Sans MT" w:cs="Times New Roman"/>
          <w:b/>
          <w:color w:val="0D0D0D"/>
          <w:sz w:val="24"/>
          <w:szCs w:val="24"/>
        </w:rPr>
        <w:t>gri-hubs to offer BDS and market access for youth</w:t>
      </w:r>
    </w:p>
    <w:p w14:paraId="537D6CC6" w14:textId="77777777" w:rsidR="00F41428" w:rsidRPr="00D7348B" w:rsidRDefault="00F41428">
      <w:pPr>
        <w:pBdr>
          <w:top w:val="nil"/>
          <w:left w:val="nil"/>
          <w:bottom w:val="nil"/>
          <w:right w:val="nil"/>
          <w:between w:val="nil"/>
        </w:pBdr>
        <w:spacing w:after="0" w:line="240" w:lineRule="auto"/>
        <w:ind w:left="-2"/>
        <w:jc w:val="both"/>
        <w:rPr>
          <w:rFonts w:ascii="Gill Sans MT" w:hAnsi="Gill Sans MT" w:cs="Times New Roman"/>
          <w:color w:val="0D0D0D"/>
          <w:sz w:val="24"/>
          <w:szCs w:val="24"/>
        </w:rPr>
      </w:pPr>
    </w:p>
    <w:p w14:paraId="0DC2C90A" w14:textId="77777777" w:rsidR="00F41428" w:rsidRPr="00D7348B" w:rsidRDefault="007D6B08" w:rsidP="003202B4">
      <w:pPr>
        <w:pBdr>
          <w:top w:val="nil"/>
          <w:left w:val="nil"/>
          <w:bottom w:val="nil"/>
          <w:right w:val="nil"/>
          <w:between w:val="nil"/>
        </w:pBdr>
        <w:spacing w:after="0" w:line="240" w:lineRule="auto"/>
        <w:ind w:left="-2"/>
        <w:jc w:val="both"/>
        <w:rPr>
          <w:rFonts w:ascii="Gill Sans MT" w:hAnsi="Gill Sans MT" w:cs="Times New Roman"/>
          <w:color w:val="0D0D0D"/>
          <w:sz w:val="24"/>
          <w:szCs w:val="24"/>
          <w:lang w:val="en-US"/>
        </w:rPr>
      </w:pPr>
      <w:r>
        <w:t>Detailed disaggregation for this subsection was not provided in the June performance source report used to populate this template.</w:t>
      </w:r>
    </w:p>
    <w:p w14:paraId="04A747B3" w14:textId="77777777" w:rsidR="00F41428" w:rsidRDefault="00F41428">
      <w:pPr>
        <w:pBdr>
          <w:top w:val="nil"/>
          <w:left w:val="nil"/>
          <w:bottom w:val="nil"/>
          <w:right w:val="nil"/>
          <w:between w:val="nil"/>
        </w:pBdr>
        <w:spacing w:after="0" w:line="240" w:lineRule="auto"/>
        <w:ind w:left="-2"/>
        <w:jc w:val="both"/>
        <w:rPr>
          <w:rFonts w:ascii="Gill Sans MT" w:hAnsi="Gill Sans MT" w:cs="Times New Roman"/>
          <w:b/>
          <w:color w:val="0D0D0D"/>
          <w:sz w:val="24"/>
          <w:szCs w:val="24"/>
        </w:rPr>
      </w:pPr>
    </w:p>
    <w:p w14:paraId="207640F2" w14:textId="77777777" w:rsidR="00924158" w:rsidRPr="00226F0E" w:rsidRDefault="00924158" w:rsidP="00924158">
      <w:pPr>
        <w:spacing w:after="0" w:line="240" w:lineRule="auto"/>
        <w:jc w:val="both"/>
        <w:rPr>
          <w:rFonts w:ascii="Gill Sans MT" w:hAnsi="Gill Sans MT" w:cs="Times New Roman"/>
          <w:b/>
          <w:bCs/>
          <w:i/>
          <w:iCs/>
          <w:color w:val="141413"/>
          <w:sz w:val="24"/>
          <w:szCs w:val="24"/>
        </w:rPr>
      </w:pPr>
      <w:r>
        <w:rPr>
          <w:rFonts w:ascii="Gill Sans MT" w:hAnsi="Gill Sans MT" w:cs="Times New Roman"/>
          <w:b/>
          <w:bCs/>
          <w:i/>
          <w:iCs/>
          <w:color w:val="141413"/>
          <w:sz w:val="24"/>
          <w:szCs w:val="24"/>
        </w:rPr>
        <w:t xml:space="preserve">Agri hub </w:t>
      </w:r>
      <w:r w:rsidR="008B2FEB">
        <w:rPr>
          <w:rFonts w:ascii="Gill Sans MT" w:hAnsi="Gill Sans MT" w:cs="Times New Roman"/>
          <w:b/>
          <w:bCs/>
          <w:i/>
          <w:iCs/>
          <w:color w:val="141413"/>
          <w:sz w:val="24"/>
          <w:szCs w:val="24"/>
        </w:rPr>
        <w:t>data for the month and quarter</w:t>
      </w:r>
    </w:p>
    <w:p w14:paraId="73A6501D" w14:textId="77777777" w:rsidR="00924158" w:rsidRPr="00201419" w:rsidRDefault="00924158" w:rsidP="00924158">
      <w:pPr>
        <w:spacing w:after="0" w:line="240" w:lineRule="auto"/>
        <w:jc w:val="both"/>
        <w:rPr>
          <w:rFonts w:ascii="Gill Sans MT" w:hAnsi="Gill Sans MT" w:cs="Times New Roman"/>
          <w:b/>
          <w:bCs/>
          <w:i/>
          <w:iCs/>
          <w:color w:val="141413"/>
          <w:sz w:val="24"/>
          <w:szCs w:val="24"/>
        </w:rPr>
      </w:pPr>
    </w:p>
    <w:p w14:paraId="4E5C5E52" w14:textId="77777777" w:rsidR="00924158" w:rsidRPr="00D7348B" w:rsidRDefault="00924158">
      <w:pPr>
        <w:pBdr>
          <w:top w:val="nil"/>
          <w:left w:val="nil"/>
          <w:bottom w:val="nil"/>
          <w:right w:val="nil"/>
          <w:between w:val="nil"/>
        </w:pBdr>
        <w:spacing w:after="0" w:line="240" w:lineRule="auto"/>
        <w:ind w:left="-2"/>
        <w:jc w:val="both"/>
        <w:rPr>
          <w:rFonts w:ascii="Gill Sans MT" w:hAnsi="Gill Sans MT" w:cs="Times New Roman"/>
          <w:b/>
          <w:color w:val="0D0D0D"/>
          <w:sz w:val="24"/>
          <w:szCs w:val="24"/>
        </w:rPr>
      </w:pPr>
    </w:p>
    <w:p w14:paraId="489B5E4F" w14:textId="77777777" w:rsidR="00D7348B" w:rsidRPr="00D7348B" w:rsidRDefault="00D7348B" w:rsidP="00EA2A63">
      <w:pPr>
        <w:pBdr>
          <w:top w:val="nil"/>
          <w:left w:val="nil"/>
          <w:bottom w:val="nil"/>
          <w:right w:val="nil"/>
          <w:between w:val="nil"/>
        </w:pBdr>
        <w:spacing w:after="0" w:line="240" w:lineRule="auto"/>
        <w:jc w:val="both"/>
        <w:rPr>
          <w:rFonts w:ascii="Gill Sans MT" w:hAnsi="Gill Sans MT" w:cs="Times New Roman"/>
          <w:b/>
          <w:color w:val="0D0D0D"/>
          <w:sz w:val="24"/>
          <w:szCs w:val="24"/>
        </w:rPr>
      </w:pPr>
    </w:p>
    <w:tbl>
      <w:tblPr>
        <w:tblStyle w:val="TableGrid"/>
        <w:tblW w:w="0" w:type="auto"/>
        <w:tblLook w:val="04A0" w:firstRow="1" w:lastRow="0" w:firstColumn="1" w:lastColumn="0" w:noHBand="0" w:noVBand="1"/>
      </w:tblPr>
      <w:tblGrid>
        <w:gridCol w:w="10790"/>
      </w:tblGrid>
      <w:tr w:rsidR="000753D6" w:rsidRPr="004E0EDC" w14:paraId="7526631B" w14:textId="77777777" w:rsidTr="004019AC">
        <w:tc>
          <w:tcPr>
            <w:tcW w:w="10790" w:type="dxa"/>
            <w:shd w:val="clear" w:color="auto" w:fill="8DB3E2" w:themeFill="text2" w:themeFillTint="66"/>
          </w:tcPr>
          <w:p w14:paraId="0B7DD378" w14:textId="77777777" w:rsidR="000753D6" w:rsidRPr="004E0EDC" w:rsidRDefault="000753D6">
            <w:pPr>
              <w:pBdr>
                <w:top w:val="nil"/>
                <w:left w:val="nil"/>
                <w:bottom w:val="nil"/>
                <w:right w:val="nil"/>
                <w:between w:val="nil"/>
              </w:pBdr>
              <w:jc w:val="both"/>
              <w:rPr>
                <w:rFonts w:ascii="Gill Sans MT" w:hAnsi="Gill Sans MT"/>
                <w:b/>
                <w:color w:val="000000"/>
                <w:sz w:val="24"/>
                <w:szCs w:val="24"/>
              </w:rPr>
            </w:pPr>
            <w:r w:rsidRPr="004E0EDC">
              <w:rPr>
                <w:rFonts w:ascii="Gill Sans MT" w:hAnsi="Gill Sans MT"/>
                <w:b/>
                <w:color w:val="000000"/>
                <w:sz w:val="24"/>
                <w:szCs w:val="24"/>
              </w:rPr>
              <w:t xml:space="preserve">Innovative and inclusive finance </w:t>
            </w:r>
          </w:p>
        </w:tc>
      </w:tr>
    </w:tbl>
    <w:p w14:paraId="5CB4EBB5" w14:textId="77777777" w:rsidR="00322028" w:rsidRDefault="00DF6501" w:rsidP="006B0E11">
      <w:pPr>
        <w:pBdr>
          <w:top w:val="nil"/>
          <w:left w:val="nil"/>
          <w:bottom w:val="nil"/>
          <w:right w:val="nil"/>
          <w:between w:val="nil"/>
        </w:pBdr>
        <w:spacing w:after="0" w:line="240" w:lineRule="auto"/>
        <w:ind w:left="-2"/>
        <w:jc w:val="both"/>
        <w:rPr>
          <w:rFonts w:ascii="Gill Sans MT" w:hAnsi="Gill Sans MT"/>
          <w:b/>
          <w:color w:val="000000"/>
          <w:sz w:val="24"/>
          <w:szCs w:val="24"/>
        </w:rPr>
      </w:pPr>
      <w:r w:rsidRPr="004E0EDC">
        <w:rPr>
          <w:rFonts w:ascii="Gill Sans MT" w:hAnsi="Gill Sans MT"/>
          <w:b/>
          <w:color w:val="000000"/>
          <w:sz w:val="24"/>
          <w:szCs w:val="24"/>
        </w:rPr>
        <w:t>Output 2.3: Formal and informal access to finance strengthened</w:t>
      </w:r>
    </w:p>
    <w:p w14:paraId="23C363FC" w14:textId="77777777" w:rsidR="00B60B2E" w:rsidRPr="004E0EDC" w:rsidRDefault="00DF6501" w:rsidP="006B0E11">
      <w:pPr>
        <w:pBdr>
          <w:top w:val="nil"/>
          <w:left w:val="nil"/>
          <w:bottom w:val="nil"/>
          <w:right w:val="nil"/>
          <w:between w:val="nil"/>
        </w:pBdr>
        <w:spacing w:after="0" w:line="240" w:lineRule="auto"/>
        <w:ind w:left="-2"/>
        <w:jc w:val="both"/>
        <w:rPr>
          <w:rFonts w:ascii="Gill Sans MT" w:hAnsi="Gill Sans MT"/>
          <w:b/>
          <w:color w:val="000000"/>
          <w:sz w:val="24"/>
          <w:szCs w:val="24"/>
        </w:rPr>
      </w:pPr>
      <w:r w:rsidRPr="004E0EDC">
        <w:rPr>
          <w:rFonts w:ascii="Gill Sans MT" w:hAnsi="Gill Sans MT"/>
          <w:b/>
          <w:color w:val="000000"/>
          <w:sz w:val="24"/>
          <w:szCs w:val="24"/>
        </w:rPr>
        <w:tab/>
      </w:r>
      <w:r w:rsidRPr="004E0EDC">
        <w:rPr>
          <w:rFonts w:ascii="Gill Sans MT" w:hAnsi="Gill Sans MT"/>
          <w:b/>
          <w:color w:val="000000"/>
          <w:sz w:val="24"/>
          <w:szCs w:val="24"/>
        </w:rPr>
        <w:tab/>
      </w:r>
      <w:r w:rsidRPr="004E0EDC">
        <w:rPr>
          <w:rFonts w:ascii="Gill Sans MT" w:hAnsi="Gill Sans MT"/>
          <w:b/>
          <w:color w:val="000000"/>
          <w:sz w:val="24"/>
          <w:szCs w:val="24"/>
        </w:rPr>
        <w:tab/>
      </w:r>
    </w:p>
    <w:p w14:paraId="19DF7D3C" w14:textId="77777777" w:rsidR="00DA0542" w:rsidRDefault="00CD20FC" w:rsidP="00DA0542">
      <w:pPr>
        <w:pBdr>
          <w:top w:val="nil"/>
          <w:left w:val="nil"/>
          <w:bottom w:val="nil"/>
          <w:right w:val="nil"/>
          <w:between w:val="nil"/>
        </w:pBdr>
        <w:spacing w:after="0" w:line="240" w:lineRule="auto"/>
        <w:ind w:left="-2"/>
        <w:jc w:val="both"/>
        <w:rPr>
          <w:rFonts w:ascii="Gill Sans MT" w:hAnsi="Gill Sans MT"/>
          <w:bCs/>
          <w:i/>
          <w:iCs/>
          <w:color w:val="000000"/>
          <w:sz w:val="24"/>
          <w:szCs w:val="24"/>
        </w:rPr>
      </w:pPr>
      <w:r w:rsidRPr="004E0EDC">
        <w:rPr>
          <w:rFonts w:ascii="Gill Sans MT" w:hAnsi="Gill Sans MT"/>
          <w:b/>
          <w:color w:val="000000"/>
          <w:sz w:val="24"/>
          <w:szCs w:val="24"/>
        </w:rPr>
        <w:t xml:space="preserve">2.3.1 </w:t>
      </w:r>
      <w:r w:rsidR="006B0E11" w:rsidRPr="004E0EDC">
        <w:rPr>
          <w:rFonts w:ascii="Gill Sans MT" w:hAnsi="Gill Sans MT"/>
          <w:b/>
          <w:color w:val="000000"/>
          <w:sz w:val="24"/>
          <w:szCs w:val="24"/>
        </w:rPr>
        <w:t>Develop and strengthen community-based informal savings and loan associations (ISLAs)</w:t>
      </w:r>
      <w:r w:rsidR="002B324F" w:rsidRPr="004E0EDC">
        <w:rPr>
          <w:rFonts w:ascii="Gill Sans MT" w:hAnsi="Gill Sans MT"/>
          <w:b/>
          <w:color w:val="000000"/>
          <w:sz w:val="24"/>
          <w:szCs w:val="24"/>
        </w:rPr>
        <w:t xml:space="preserve"> </w:t>
      </w:r>
      <w:r w:rsidR="002B324F" w:rsidRPr="004E0EDC">
        <w:rPr>
          <w:rFonts w:ascii="Gill Sans MT" w:hAnsi="Gill Sans MT"/>
          <w:bCs/>
          <w:i/>
          <w:iCs/>
          <w:color w:val="000000"/>
          <w:sz w:val="24"/>
          <w:szCs w:val="24"/>
        </w:rPr>
        <w:t xml:space="preserve">(how many mobilised, trained, how many savings + </w:t>
      </w:r>
      <w:r w:rsidR="004E0EDC" w:rsidRPr="004E0EDC">
        <w:rPr>
          <w:rFonts w:ascii="Gill Sans MT" w:hAnsi="Gill Sans MT"/>
          <w:bCs/>
          <w:i/>
          <w:iCs/>
          <w:color w:val="000000"/>
          <w:sz w:val="24"/>
          <w:szCs w:val="24"/>
        </w:rPr>
        <w:t xml:space="preserve">value </w:t>
      </w:r>
      <w:r w:rsidR="002B324F" w:rsidRPr="004E0EDC">
        <w:rPr>
          <w:rFonts w:ascii="Gill Sans MT" w:hAnsi="Gill Sans MT"/>
          <w:bCs/>
          <w:i/>
          <w:iCs/>
          <w:color w:val="000000"/>
          <w:sz w:val="24"/>
          <w:szCs w:val="24"/>
        </w:rPr>
        <w:t>of savings, and have accessed loans and value of loans)</w:t>
      </w:r>
    </w:p>
    <w:p w14:paraId="2DD4339A" w14:textId="77777777" w:rsidR="003A37B6" w:rsidRDefault="000A299C" w:rsidP="00B874D9">
      <w:pPr>
        <w:rPr>
          <w:rFonts w:ascii="Gill Sans MT" w:hAnsi="Gill Sans MT"/>
          <w:bCs/>
          <w:color w:val="000000"/>
          <w:sz w:val="24"/>
          <w:szCs w:val="24"/>
        </w:rPr>
      </w:pPr>
      <w:r>
        <w:t>Detailed disaggregation for this subsection was not provided in the June performance source report used to populate this template.</w:t>
      </w:r>
    </w:p>
    <w:p w14:paraId="40CC5564" w14:textId="77777777" w:rsidR="003C5871" w:rsidRPr="00AB6701" w:rsidRDefault="003C5871" w:rsidP="003C5871">
      <w:pPr>
        <w:spacing w:after="0" w:line="240" w:lineRule="auto"/>
        <w:jc w:val="both"/>
        <w:rPr>
          <w:rFonts w:ascii="Gill Sans MT" w:hAnsi="Gill Sans MT" w:cs="Times New Roman"/>
          <w:b/>
          <w:bCs/>
          <w:i/>
          <w:iCs/>
          <w:color w:val="141413"/>
          <w:sz w:val="24"/>
          <w:szCs w:val="24"/>
        </w:rPr>
      </w:pPr>
      <w:r w:rsidRPr="00AB6701">
        <w:rPr>
          <w:rFonts w:ascii="Gill Sans MT" w:hAnsi="Gill Sans MT" w:cs="Times New Roman"/>
          <w:b/>
          <w:bCs/>
          <w:i/>
          <w:iCs/>
          <w:color w:val="141413"/>
          <w:sz w:val="24"/>
          <w:szCs w:val="24"/>
        </w:rPr>
        <w:t xml:space="preserve">Table showing </w:t>
      </w:r>
      <w:r w:rsidR="00AF2650" w:rsidRPr="00AB6701">
        <w:rPr>
          <w:rFonts w:ascii="Gill Sans MT" w:hAnsi="Gill Sans MT" w:cs="Times New Roman"/>
          <w:b/>
          <w:bCs/>
          <w:i/>
          <w:iCs/>
          <w:color w:val="141413"/>
          <w:sz w:val="24"/>
          <w:szCs w:val="24"/>
        </w:rPr>
        <w:t>ISLA</w:t>
      </w:r>
      <w:r w:rsidRPr="00AB6701">
        <w:rPr>
          <w:rFonts w:ascii="Gill Sans MT" w:hAnsi="Gill Sans MT" w:cs="Times New Roman"/>
          <w:b/>
          <w:bCs/>
          <w:i/>
          <w:iCs/>
          <w:color w:val="141413"/>
          <w:sz w:val="24"/>
          <w:szCs w:val="24"/>
        </w:rPr>
        <w:t xml:space="preserve"> training breakdown per district</w:t>
      </w:r>
    </w:p>
    <w:p w14:paraId="79F4AAE0" w14:textId="77777777" w:rsidR="003C5871" w:rsidRPr="00AB6701" w:rsidRDefault="003C5871" w:rsidP="003C5871">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698"/>
        <w:gridCol w:w="1560"/>
        <w:gridCol w:w="1134"/>
        <w:gridCol w:w="1275"/>
        <w:gridCol w:w="1560"/>
        <w:gridCol w:w="1559"/>
        <w:gridCol w:w="1559"/>
      </w:tblGrid>
      <w:tr w:rsidR="003845FC" w:rsidRPr="00AB6701" w14:paraId="46A1C5ED" w14:textId="77777777" w:rsidTr="00471357">
        <w:tc>
          <w:tcPr>
            <w:tcW w:w="5667" w:type="dxa"/>
            <w:gridSpan w:val="4"/>
          </w:tcPr>
          <w:p w14:paraId="3A4C5381" w14:textId="77777777" w:rsidR="003845FC" w:rsidRPr="00AB6701" w:rsidRDefault="003845FC">
            <w:pPr>
              <w:jc w:val="both"/>
              <w:rPr>
                <w:rFonts w:ascii="Gill Sans MT" w:hAnsi="Gill Sans MT"/>
                <w:b/>
                <w:bCs/>
                <w:color w:val="141413"/>
                <w:sz w:val="24"/>
                <w:szCs w:val="24"/>
              </w:rPr>
            </w:pPr>
            <w:r w:rsidRPr="00AB6701">
              <w:rPr>
                <w:rFonts w:ascii="Gill Sans MT" w:hAnsi="Gill Sans MT"/>
                <w:b/>
                <w:bCs/>
                <w:color w:val="141413"/>
                <w:sz w:val="24"/>
                <w:szCs w:val="24"/>
              </w:rPr>
              <w:t xml:space="preserve">March </w:t>
            </w:r>
          </w:p>
        </w:tc>
        <w:tc>
          <w:tcPr>
            <w:tcW w:w="4678" w:type="dxa"/>
            <w:gridSpan w:val="3"/>
          </w:tcPr>
          <w:p w14:paraId="1D2C46B8" w14:textId="77777777" w:rsidR="003845FC" w:rsidRPr="00AB6701" w:rsidRDefault="00504380">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3845FC" w:rsidRPr="00AB6701" w14:paraId="45AB4E8F" w14:textId="77777777" w:rsidTr="00471357">
        <w:tc>
          <w:tcPr>
            <w:tcW w:w="1698" w:type="dxa"/>
          </w:tcPr>
          <w:p w14:paraId="47330112"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District</w:t>
            </w:r>
          </w:p>
        </w:tc>
        <w:tc>
          <w:tcPr>
            <w:tcW w:w="1560" w:type="dxa"/>
          </w:tcPr>
          <w:p w14:paraId="0ABCDF91"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 xml:space="preserve">No of Youth </w:t>
            </w:r>
          </w:p>
        </w:tc>
        <w:tc>
          <w:tcPr>
            <w:tcW w:w="1134" w:type="dxa"/>
          </w:tcPr>
          <w:p w14:paraId="0AD970DB"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 xml:space="preserve">Female </w:t>
            </w:r>
          </w:p>
        </w:tc>
        <w:tc>
          <w:tcPr>
            <w:tcW w:w="1275" w:type="dxa"/>
          </w:tcPr>
          <w:p w14:paraId="52CB375B"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PWD</w:t>
            </w:r>
          </w:p>
        </w:tc>
        <w:tc>
          <w:tcPr>
            <w:tcW w:w="1560" w:type="dxa"/>
          </w:tcPr>
          <w:p w14:paraId="591787EE"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 xml:space="preserve">No of Youth </w:t>
            </w:r>
          </w:p>
        </w:tc>
        <w:tc>
          <w:tcPr>
            <w:tcW w:w="1559" w:type="dxa"/>
          </w:tcPr>
          <w:p w14:paraId="76C6A88C"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 xml:space="preserve">Female </w:t>
            </w:r>
          </w:p>
        </w:tc>
        <w:tc>
          <w:tcPr>
            <w:tcW w:w="1559" w:type="dxa"/>
          </w:tcPr>
          <w:p w14:paraId="3E3D0310" w14:textId="77777777" w:rsidR="003845FC" w:rsidRPr="00AB6701" w:rsidRDefault="003845FC" w:rsidP="003845FC">
            <w:pPr>
              <w:jc w:val="both"/>
              <w:rPr>
                <w:rFonts w:ascii="Gill Sans MT" w:hAnsi="Gill Sans MT"/>
                <w:b/>
                <w:bCs/>
                <w:color w:val="141413"/>
                <w:sz w:val="24"/>
                <w:szCs w:val="24"/>
              </w:rPr>
            </w:pPr>
            <w:r w:rsidRPr="00AB6701">
              <w:rPr>
                <w:rFonts w:ascii="Gill Sans MT" w:hAnsi="Gill Sans MT"/>
                <w:b/>
                <w:bCs/>
                <w:color w:val="141413"/>
                <w:sz w:val="24"/>
                <w:szCs w:val="24"/>
              </w:rPr>
              <w:t>PWD</w:t>
            </w:r>
          </w:p>
        </w:tc>
      </w:tr>
      <w:tr w:rsidR="003845FC" w:rsidRPr="00AB6701" w14:paraId="3E56ECF0" w14:textId="77777777" w:rsidTr="00471357">
        <w:tc>
          <w:tcPr>
            <w:tcW w:w="1698" w:type="dxa"/>
          </w:tcPr>
          <w:p w14:paraId="57F1A44E" w14:textId="77777777" w:rsidR="003845FC" w:rsidRPr="00AB6701" w:rsidRDefault="003845FC">
            <w:pPr>
              <w:jc w:val="both"/>
              <w:rPr>
                <w:rFonts w:ascii="Gill Sans MT" w:hAnsi="Gill Sans MT"/>
                <w:color w:val="141413"/>
                <w:sz w:val="24"/>
                <w:szCs w:val="24"/>
              </w:rPr>
            </w:pPr>
            <w:r w:rsidRPr="00AB6701">
              <w:rPr>
                <w:rFonts w:ascii="Gill Sans MT" w:hAnsi="Gill Sans MT"/>
                <w:color w:val="141413"/>
                <w:sz w:val="24"/>
                <w:szCs w:val="24"/>
              </w:rPr>
              <w:t xml:space="preserve">Iganga </w:t>
            </w:r>
          </w:p>
        </w:tc>
        <w:tc>
          <w:tcPr>
            <w:tcW w:w="1560" w:type="dxa"/>
          </w:tcPr>
          <w:p w14:paraId="6C3934CD" w14:textId="77777777" w:rsidR="009337EA" w:rsidRDefault="00D23EE0">
            <w:r>
              <w:t>{{islatrain.m.iganga.youth}}</w:t>
            </w:r>
          </w:p>
        </w:tc>
        <w:tc>
          <w:tcPr>
            <w:tcW w:w="1134" w:type="dxa"/>
          </w:tcPr>
          <w:p w14:paraId="69AB8EF6" w14:textId="77777777" w:rsidR="009337EA" w:rsidRDefault="00D23EE0">
            <w:r>
              <w:t>{{islatrain.m.iganga.female}}</w:t>
            </w:r>
          </w:p>
        </w:tc>
        <w:tc>
          <w:tcPr>
            <w:tcW w:w="1275" w:type="dxa"/>
          </w:tcPr>
          <w:p w14:paraId="7598622F" w14:textId="77777777" w:rsidR="009337EA" w:rsidRDefault="00D23EE0">
            <w:r>
              <w:t>{{islatrain.m.iganga.pwd}}</w:t>
            </w:r>
          </w:p>
        </w:tc>
        <w:tc>
          <w:tcPr>
            <w:tcW w:w="1560" w:type="dxa"/>
          </w:tcPr>
          <w:p w14:paraId="71FB97B6" w14:textId="77777777" w:rsidR="009337EA" w:rsidRDefault="00D23EE0">
            <w:r>
              <w:t>{{islatrain.q.iganga.youth}}</w:t>
            </w:r>
          </w:p>
        </w:tc>
        <w:tc>
          <w:tcPr>
            <w:tcW w:w="1559" w:type="dxa"/>
          </w:tcPr>
          <w:p w14:paraId="5BF81E05" w14:textId="77777777" w:rsidR="009337EA" w:rsidRDefault="00D23EE0">
            <w:r>
              <w:t>{{islatrain.q.iganga.female}}</w:t>
            </w:r>
          </w:p>
        </w:tc>
        <w:tc>
          <w:tcPr>
            <w:tcW w:w="1559" w:type="dxa"/>
          </w:tcPr>
          <w:p w14:paraId="58A49E3A" w14:textId="77777777" w:rsidR="009337EA" w:rsidRDefault="00D23EE0">
            <w:r>
              <w:t>{{islatrain.q.iganga.pwd}}</w:t>
            </w:r>
          </w:p>
        </w:tc>
      </w:tr>
      <w:tr w:rsidR="003845FC" w:rsidRPr="00AB6701" w14:paraId="7163230A" w14:textId="77777777" w:rsidTr="00471357">
        <w:tc>
          <w:tcPr>
            <w:tcW w:w="1698" w:type="dxa"/>
          </w:tcPr>
          <w:p w14:paraId="27CC932C" w14:textId="77777777" w:rsidR="003845FC" w:rsidRPr="00AB6701" w:rsidRDefault="003845FC">
            <w:pPr>
              <w:jc w:val="both"/>
              <w:rPr>
                <w:rFonts w:ascii="Gill Sans MT" w:hAnsi="Gill Sans MT"/>
                <w:color w:val="141413"/>
                <w:sz w:val="24"/>
                <w:szCs w:val="24"/>
              </w:rPr>
            </w:pPr>
            <w:r w:rsidRPr="00AB6701">
              <w:rPr>
                <w:rFonts w:ascii="Gill Sans MT" w:hAnsi="Gill Sans MT"/>
                <w:color w:val="141413"/>
                <w:sz w:val="24"/>
                <w:szCs w:val="24"/>
              </w:rPr>
              <w:t>Jinja</w:t>
            </w:r>
          </w:p>
        </w:tc>
        <w:tc>
          <w:tcPr>
            <w:tcW w:w="1560" w:type="dxa"/>
          </w:tcPr>
          <w:p w14:paraId="6E36CC9C" w14:textId="77777777" w:rsidR="009337EA" w:rsidRDefault="002E3C76">
            <w:r>
              <w:t>{{islatrain.m.jinja.youth}}</w:t>
            </w:r>
          </w:p>
        </w:tc>
        <w:tc>
          <w:tcPr>
            <w:tcW w:w="1134" w:type="dxa"/>
          </w:tcPr>
          <w:p w14:paraId="47545D67" w14:textId="77777777" w:rsidR="009337EA" w:rsidRDefault="002E3C76">
            <w:r>
              <w:t>{{islatrain.m.jinja.female}}</w:t>
            </w:r>
          </w:p>
        </w:tc>
        <w:tc>
          <w:tcPr>
            <w:tcW w:w="1275" w:type="dxa"/>
          </w:tcPr>
          <w:p w14:paraId="0A902571" w14:textId="77777777" w:rsidR="009337EA" w:rsidRDefault="002E3C76">
            <w:r>
              <w:t>{{islatrain.m.jinja.pwd}}</w:t>
            </w:r>
          </w:p>
        </w:tc>
        <w:tc>
          <w:tcPr>
            <w:tcW w:w="1560" w:type="dxa"/>
          </w:tcPr>
          <w:p w14:paraId="56F91E8A" w14:textId="77777777" w:rsidR="009337EA" w:rsidRDefault="002E3C76">
            <w:r>
              <w:t>{{islatrain.q.jinja.youth}}</w:t>
            </w:r>
          </w:p>
        </w:tc>
        <w:tc>
          <w:tcPr>
            <w:tcW w:w="1559" w:type="dxa"/>
          </w:tcPr>
          <w:p w14:paraId="2E1580B5" w14:textId="77777777" w:rsidR="009337EA" w:rsidRDefault="002E3C76">
            <w:r>
              <w:t>{{islatrain.q.jinja.female}}</w:t>
            </w:r>
          </w:p>
        </w:tc>
        <w:tc>
          <w:tcPr>
            <w:tcW w:w="1559" w:type="dxa"/>
          </w:tcPr>
          <w:p w14:paraId="09F75ACD" w14:textId="77777777" w:rsidR="009337EA" w:rsidRDefault="002E3C76">
            <w:r>
              <w:t>{{islatrain.q.jinja.pwd}}</w:t>
            </w:r>
          </w:p>
        </w:tc>
      </w:tr>
      <w:tr w:rsidR="003845FC" w:rsidRPr="00AB6701" w14:paraId="20C69AAA" w14:textId="77777777" w:rsidTr="00471357">
        <w:tc>
          <w:tcPr>
            <w:tcW w:w="1698" w:type="dxa"/>
          </w:tcPr>
          <w:p w14:paraId="03443C29" w14:textId="77777777" w:rsidR="003845FC" w:rsidRPr="00AB6701" w:rsidRDefault="003845FC">
            <w:pPr>
              <w:jc w:val="both"/>
              <w:rPr>
                <w:rFonts w:ascii="Gill Sans MT" w:hAnsi="Gill Sans MT"/>
                <w:color w:val="141413"/>
                <w:sz w:val="24"/>
                <w:szCs w:val="24"/>
              </w:rPr>
            </w:pPr>
            <w:r w:rsidRPr="00AB6701">
              <w:rPr>
                <w:rFonts w:ascii="Gill Sans MT" w:hAnsi="Gill Sans MT"/>
                <w:color w:val="141413"/>
                <w:sz w:val="24"/>
                <w:szCs w:val="24"/>
              </w:rPr>
              <w:t xml:space="preserve">Mayuge </w:t>
            </w:r>
          </w:p>
        </w:tc>
        <w:tc>
          <w:tcPr>
            <w:tcW w:w="1560" w:type="dxa"/>
          </w:tcPr>
          <w:p w14:paraId="6BC49861" w14:textId="77777777" w:rsidR="009337EA" w:rsidRDefault="002E3C76">
            <w:r>
              <w:t>{{islatrain.m.mayuge.youth}}</w:t>
            </w:r>
          </w:p>
        </w:tc>
        <w:tc>
          <w:tcPr>
            <w:tcW w:w="1134" w:type="dxa"/>
          </w:tcPr>
          <w:p w14:paraId="7016B6E0" w14:textId="77777777" w:rsidR="009337EA" w:rsidRDefault="002E3C76">
            <w:r>
              <w:t>{{islatrain.m.mayuge.female}}</w:t>
            </w:r>
          </w:p>
        </w:tc>
        <w:tc>
          <w:tcPr>
            <w:tcW w:w="1275" w:type="dxa"/>
          </w:tcPr>
          <w:p w14:paraId="3272A709" w14:textId="77777777" w:rsidR="009337EA" w:rsidRDefault="002E3C76">
            <w:r>
              <w:t>{{islatrain.m.mayuge.pwd}}</w:t>
            </w:r>
          </w:p>
        </w:tc>
        <w:tc>
          <w:tcPr>
            <w:tcW w:w="1560" w:type="dxa"/>
          </w:tcPr>
          <w:p w14:paraId="737EE141" w14:textId="77777777" w:rsidR="009337EA" w:rsidRDefault="002E3C76">
            <w:r>
              <w:t>{{islatrain.q.mayuge.youth}}</w:t>
            </w:r>
          </w:p>
        </w:tc>
        <w:tc>
          <w:tcPr>
            <w:tcW w:w="1559" w:type="dxa"/>
          </w:tcPr>
          <w:p w14:paraId="65946469" w14:textId="77777777" w:rsidR="009337EA" w:rsidRDefault="002E3C76">
            <w:r>
              <w:t>{{islatrain.q.mayuge.female}}</w:t>
            </w:r>
          </w:p>
        </w:tc>
        <w:tc>
          <w:tcPr>
            <w:tcW w:w="1559" w:type="dxa"/>
          </w:tcPr>
          <w:p w14:paraId="08DCFC45" w14:textId="77777777" w:rsidR="009337EA" w:rsidRDefault="002E3C76">
            <w:r>
              <w:t>{{islatrain.q.mayuge.pwd}}</w:t>
            </w:r>
          </w:p>
        </w:tc>
      </w:tr>
      <w:tr w:rsidR="003845FC" w:rsidRPr="00AB6701" w14:paraId="07D5B922" w14:textId="77777777" w:rsidTr="00471357">
        <w:tc>
          <w:tcPr>
            <w:tcW w:w="1698" w:type="dxa"/>
          </w:tcPr>
          <w:p w14:paraId="7E283D0D" w14:textId="77777777" w:rsidR="003845FC" w:rsidRPr="00AB6701" w:rsidRDefault="003845FC">
            <w:pPr>
              <w:jc w:val="both"/>
              <w:rPr>
                <w:rFonts w:ascii="Gill Sans MT" w:hAnsi="Gill Sans MT"/>
                <w:color w:val="141413"/>
                <w:sz w:val="24"/>
                <w:szCs w:val="24"/>
              </w:rPr>
            </w:pPr>
            <w:r w:rsidRPr="00AB6701">
              <w:rPr>
                <w:rFonts w:ascii="Gill Sans MT" w:hAnsi="Gill Sans MT"/>
                <w:color w:val="141413"/>
                <w:sz w:val="24"/>
                <w:szCs w:val="24"/>
              </w:rPr>
              <w:t>Luuka</w:t>
            </w:r>
          </w:p>
        </w:tc>
        <w:tc>
          <w:tcPr>
            <w:tcW w:w="1560" w:type="dxa"/>
          </w:tcPr>
          <w:p w14:paraId="68BB1EFF" w14:textId="77777777" w:rsidR="009337EA" w:rsidRDefault="002E3C76">
            <w:r>
              <w:t>{{islatrain.m.luuka.youth}}</w:t>
            </w:r>
          </w:p>
        </w:tc>
        <w:tc>
          <w:tcPr>
            <w:tcW w:w="1134" w:type="dxa"/>
          </w:tcPr>
          <w:p w14:paraId="6DA0FF77" w14:textId="77777777" w:rsidR="009337EA" w:rsidRDefault="002E3C76">
            <w:r>
              <w:t>{{islatrain.m.luuka.female}}</w:t>
            </w:r>
          </w:p>
        </w:tc>
        <w:tc>
          <w:tcPr>
            <w:tcW w:w="1275" w:type="dxa"/>
          </w:tcPr>
          <w:p w14:paraId="54756879" w14:textId="77777777" w:rsidR="009337EA" w:rsidRDefault="002E3C76">
            <w:r>
              <w:t>{{islatrain.m.luuka.pwd}}</w:t>
            </w:r>
          </w:p>
        </w:tc>
        <w:tc>
          <w:tcPr>
            <w:tcW w:w="1560" w:type="dxa"/>
          </w:tcPr>
          <w:p w14:paraId="3735C7B1" w14:textId="77777777" w:rsidR="009337EA" w:rsidRDefault="002E3C76">
            <w:r>
              <w:t>{{islatrain.q.luuka.youth}}</w:t>
            </w:r>
          </w:p>
        </w:tc>
        <w:tc>
          <w:tcPr>
            <w:tcW w:w="1559" w:type="dxa"/>
          </w:tcPr>
          <w:p w14:paraId="253AB40F" w14:textId="77777777" w:rsidR="009337EA" w:rsidRDefault="002E3C76">
            <w:r>
              <w:t>{{islatrain.q.luuka.female}}</w:t>
            </w:r>
          </w:p>
        </w:tc>
        <w:tc>
          <w:tcPr>
            <w:tcW w:w="1559" w:type="dxa"/>
          </w:tcPr>
          <w:p w14:paraId="581A665C" w14:textId="77777777" w:rsidR="009337EA" w:rsidRDefault="002E3C76">
            <w:r>
              <w:t>{{islatrain.q.luuka.pwd}}</w:t>
            </w:r>
          </w:p>
        </w:tc>
      </w:tr>
      <w:tr w:rsidR="004F4063" w:rsidRPr="00AB6701" w14:paraId="64650855" w14:textId="77777777" w:rsidTr="00471357">
        <w:tc>
          <w:tcPr>
            <w:tcW w:w="1698" w:type="dxa"/>
          </w:tcPr>
          <w:p w14:paraId="2D2BFB6F" w14:textId="77777777" w:rsidR="004F4063" w:rsidRPr="00AB6701" w:rsidRDefault="004F4063" w:rsidP="004F4063">
            <w:pPr>
              <w:jc w:val="both"/>
              <w:rPr>
                <w:rFonts w:ascii="Gill Sans MT" w:hAnsi="Gill Sans MT"/>
                <w:b/>
                <w:bCs/>
                <w:color w:val="141413"/>
                <w:sz w:val="24"/>
                <w:szCs w:val="24"/>
              </w:rPr>
            </w:pPr>
            <w:r w:rsidRPr="00AB6701">
              <w:rPr>
                <w:rFonts w:ascii="Gill Sans MT" w:hAnsi="Gill Sans MT"/>
                <w:b/>
                <w:bCs/>
                <w:color w:val="141413"/>
                <w:sz w:val="24"/>
                <w:szCs w:val="24"/>
              </w:rPr>
              <w:t xml:space="preserve">Overall total </w:t>
            </w:r>
          </w:p>
        </w:tc>
        <w:tc>
          <w:tcPr>
            <w:tcW w:w="1560" w:type="dxa"/>
          </w:tcPr>
          <w:p w14:paraId="0B59A001" w14:textId="77777777" w:rsidR="005A32D4" w:rsidRDefault="00000000">
            <w:r>
              <w:t>{{islatrain.m.total.youth}}</w:t>
            </w:r>
          </w:p>
        </w:tc>
        <w:tc>
          <w:tcPr>
            <w:tcW w:w="1134" w:type="dxa"/>
          </w:tcPr>
          <w:p w14:paraId="085BEF34" w14:textId="77777777" w:rsidR="005A32D4" w:rsidRDefault="00000000">
            <w:r>
              <w:t>{{islatrain.m.total.female}}</w:t>
            </w:r>
          </w:p>
        </w:tc>
        <w:tc>
          <w:tcPr>
            <w:tcW w:w="1275" w:type="dxa"/>
          </w:tcPr>
          <w:p w14:paraId="49F45124" w14:textId="77777777" w:rsidR="005A32D4" w:rsidRDefault="00000000">
            <w:r>
              <w:t>{{islatrain.m.total.pwd}}</w:t>
            </w:r>
          </w:p>
        </w:tc>
        <w:tc>
          <w:tcPr>
            <w:tcW w:w="1560" w:type="dxa"/>
          </w:tcPr>
          <w:p w14:paraId="3CD9B535" w14:textId="77777777" w:rsidR="005A32D4" w:rsidRDefault="00000000">
            <w:r>
              <w:t>{{islatrain.q.total.youth}}</w:t>
            </w:r>
          </w:p>
        </w:tc>
        <w:tc>
          <w:tcPr>
            <w:tcW w:w="1559" w:type="dxa"/>
          </w:tcPr>
          <w:p w14:paraId="07099803" w14:textId="77777777" w:rsidR="005A32D4" w:rsidRDefault="00000000">
            <w:r>
              <w:t>{{islatrain.q.total.female}}</w:t>
            </w:r>
          </w:p>
        </w:tc>
        <w:tc>
          <w:tcPr>
            <w:tcW w:w="1559" w:type="dxa"/>
          </w:tcPr>
          <w:p w14:paraId="161951D5" w14:textId="77777777" w:rsidR="005A32D4" w:rsidRDefault="00000000">
            <w:r>
              <w:t>{{islatrain.q.total.pwd}}</w:t>
            </w:r>
          </w:p>
        </w:tc>
      </w:tr>
    </w:tbl>
    <w:p w14:paraId="12FD8850" w14:textId="77777777" w:rsidR="00BE3CF6" w:rsidRDefault="00BE3CF6" w:rsidP="00B874D9">
      <w:pPr>
        <w:rPr>
          <w:rFonts w:ascii="Gill Sans MT" w:hAnsi="Gill Sans MT"/>
          <w:color w:val="141413"/>
          <w:sz w:val="24"/>
          <w:szCs w:val="24"/>
        </w:rPr>
      </w:pPr>
    </w:p>
    <w:p w14:paraId="236319F7" w14:textId="77777777" w:rsidR="00AB6701" w:rsidRPr="0008762F" w:rsidRDefault="00AB6701" w:rsidP="00AB6701">
      <w:pPr>
        <w:rPr>
          <w:rFonts w:ascii="Gill Sans MT" w:hAnsi="Gill Sans MT"/>
          <w:color w:val="0D0D0D"/>
          <w:sz w:val="24"/>
          <w:szCs w:val="24"/>
        </w:rPr>
      </w:pPr>
      <w:r>
        <w:t>A total of {{narr.savers}} savers recorded savings of UGX {{narr.saved}} in {{meta.monthname}}, while loans worth UGX {{narr.loans}} were accessed across the districts.</w:t>
      </w:r>
    </w:p>
    <w:p w14:paraId="2BE7D559" w14:textId="77777777" w:rsidR="00C30BB0" w:rsidRPr="00226F0E" w:rsidRDefault="00C30BB0" w:rsidP="00C30BB0">
      <w:pPr>
        <w:spacing w:after="0" w:line="240" w:lineRule="auto"/>
        <w:jc w:val="both"/>
        <w:rPr>
          <w:rFonts w:ascii="Gill Sans MT" w:hAnsi="Gill Sans MT" w:cs="Times New Roman"/>
          <w:b/>
          <w:bCs/>
          <w:i/>
          <w:iCs/>
          <w:color w:val="141413"/>
          <w:sz w:val="24"/>
          <w:szCs w:val="24"/>
        </w:rPr>
      </w:pPr>
      <w:r w:rsidRPr="00226F0E">
        <w:rPr>
          <w:rFonts w:ascii="Gill Sans MT" w:hAnsi="Gill Sans MT" w:cs="Times New Roman"/>
          <w:b/>
          <w:bCs/>
          <w:i/>
          <w:iCs/>
          <w:color w:val="141413"/>
          <w:sz w:val="24"/>
          <w:szCs w:val="24"/>
        </w:rPr>
        <w:t xml:space="preserve">Table showing </w:t>
      </w:r>
      <w:r>
        <w:rPr>
          <w:rFonts w:ascii="Gill Sans MT" w:hAnsi="Gill Sans MT" w:cs="Times New Roman"/>
          <w:b/>
          <w:bCs/>
          <w:i/>
          <w:iCs/>
          <w:color w:val="141413"/>
          <w:sz w:val="24"/>
          <w:szCs w:val="24"/>
        </w:rPr>
        <w:t>ISLA</w:t>
      </w:r>
      <w:r w:rsidRPr="00226F0E">
        <w:rPr>
          <w:rFonts w:ascii="Gill Sans MT" w:hAnsi="Gill Sans MT" w:cs="Times New Roman"/>
          <w:b/>
          <w:bCs/>
          <w:i/>
          <w:iCs/>
          <w:color w:val="141413"/>
          <w:sz w:val="24"/>
          <w:szCs w:val="24"/>
        </w:rPr>
        <w:t xml:space="preserve"> </w:t>
      </w:r>
      <w:r w:rsidR="008B59CF">
        <w:rPr>
          <w:rFonts w:ascii="Gill Sans MT" w:hAnsi="Gill Sans MT" w:cs="Times New Roman"/>
          <w:b/>
          <w:bCs/>
          <w:i/>
          <w:iCs/>
          <w:color w:val="141413"/>
          <w:sz w:val="24"/>
          <w:szCs w:val="24"/>
        </w:rPr>
        <w:t>Saving</w:t>
      </w:r>
      <w:r w:rsidRPr="00226F0E">
        <w:rPr>
          <w:rFonts w:ascii="Gill Sans MT" w:hAnsi="Gill Sans MT" w:cs="Times New Roman"/>
          <w:b/>
          <w:bCs/>
          <w:i/>
          <w:iCs/>
          <w:color w:val="141413"/>
          <w:sz w:val="24"/>
          <w:szCs w:val="24"/>
        </w:rPr>
        <w:t xml:space="preserve"> breakdown per district</w:t>
      </w:r>
    </w:p>
    <w:p w14:paraId="77F08F25" w14:textId="77777777" w:rsidR="00C30BB0" w:rsidRPr="00201419" w:rsidRDefault="00C30BB0" w:rsidP="00C30BB0">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415"/>
        <w:gridCol w:w="1701"/>
        <w:gridCol w:w="1417"/>
        <w:gridCol w:w="1560"/>
        <w:gridCol w:w="1417"/>
        <w:gridCol w:w="1418"/>
        <w:gridCol w:w="1559"/>
      </w:tblGrid>
      <w:tr w:rsidR="00ED7BB8" w:rsidRPr="00350D76" w14:paraId="7D84DBDA" w14:textId="77777777" w:rsidTr="00471357">
        <w:tc>
          <w:tcPr>
            <w:tcW w:w="6093" w:type="dxa"/>
            <w:gridSpan w:val="4"/>
          </w:tcPr>
          <w:p w14:paraId="62B07A25" w14:textId="77777777" w:rsidR="009337EA" w:rsidRDefault="00000000">
            <w:r>
              <w:t>June</w:t>
            </w:r>
          </w:p>
        </w:tc>
        <w:tc>
          <w:tcPr>
            <w:tcW w:w="4394" w:type="dxa"/>
            <w:gridSpan w:val="3"/>
          </w:tcPr>
          <w:p w14:paraId="274AD973" w14:textId="77777777" w:rsidR="00ED7BB8" w:rsidRPr="00AB6701" w:rsidRDefault="00504380" w:rsidP="00ED7BB8">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ED7BB8" w:rsidRPr="00350D76" w14:paraId="3B898E6C" w14:textId="77777777" w:rsidTr="00471357">
        <w:tc>
          <w:tcPr>
            <w:tcW w:w="1415" w:type="dxa"/>
          </w:tcPr>
          <w:p w14:paraId="6CF33A8C"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District</w:t>
            </w:r>
          </w:p>
        </w:tc>
        <w:tc>
          <w:tcPr>
            <w:tcW w:w="1701" w:type="dxa"/>
          </w:tcPr>
          <w:p w14:paraId="4A19EC8B"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 xml:space="preserve">No of Youth </w:t>
            </w:r>
          </w:p>
        </w:tc>
        <w:tc>
          <w:tcPr>
            <w:tcW w:w="1417" w:type="dxa"/>
          </w:tcPr>
          <w:p w14:paraId="5F9468AF"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 xml:space="preserve">Amount saved </w:t>
            </w:r>
          </w:p>
        </w:tc>
        <w:tc>
          <w:tcPr>
            <w:tcW w:w="1560" w:type="dxa"/>
          </w:tcPr>
          <w:p w14:paraId="5B80F9C2"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 xml:space="preserve">Loan amount </w:t>
            </w:r>
          </w:p>
        </w:tc>
        <w:tc>
          <w:tcPr>
            <w:tcW w:w="1417" w:type="dxa"/>
          </w:tcPr>
          <w:p w14:paraId="7DFA6ECD"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 xml:space="preserve">No of Youth </w:t>
            </w:r>
          </w:p>
        </w:tc>
        <w:tc>
          <w:tcPr>
            <w:tcW w:w="1418" w:type="dxa"/>
          </w:tcPr>
          <w:p w14:paraId="0B799AD3"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 xml:space="preserve">Amount saved </w:t>
            </w:r>
          </w:p>
        </w:tc>
        <w:tc>
          <w:tcPr>
            <w:tcW w:w="1559" w:type="dxa"/>
          </w:tcPr>
          <w:p w14:paraId="533536F1" w14:textId="77777777" w:rsidR="00ED7BB8" w:rsidRPr="00AB6701" w:rsidRDefault="00ED7BB8" w:rsidP="00ED7BB8">
            <w:pPr>
              <w:jc w:val="both"/>
              <w:rPr>
                <w:rFonts w:ascii="Gill Sans MT" w:hAnsi="Gill Sans MT"/>
                <w:b/>
                <w:bCs/>
                <w:color w:val="141413"/>
                <w:sz w:val="24"/>
                <w:szCs w:val="24"/>
              </w:rPr>
            </w:pPr>
            <w:r w:rsidRPr="00AB6701">
              <w:rPr>
                <w:rFonts w:ascii="Gill Sans MT" w:hAnsi="Gill Sans MT"/>
                <w:b/>
                <w:bCs/>
                <w:color w:val="141413"/>
                <w:sz w:val="24"/>
                <w:szCs w:val="24"/>
              </w:rPr>
              <w:t xml:space="preserve">Loan amount </w:t>
            </w:r>
          </w:p>
        </w:tc>
      </w:tr>
      <w:tr w:rsidR="00ED7BB8" w14:paraId="1C26CB5E" w14:textId="77777777" w:rsidTr="00471357">
        <w:tc>
          <w:tcPr>
            <w:tcW w:w="1415" w:type="dxa"/>
          </w:tcPr>
          <w:p w14:paraId="27299B07" w14:textId="77777777" w:rsidR="00ED7BB8" w:rsidRPr="00AB6701" w:rsidRDefault="00ED7BB8">
            <w:pPr>
              <w:jc w:val="both"/>
              <w:rPr>
                <w:rFonts w:ascii="Gill Sans MT" w:hAnsi="Gill Sans MT"/>
                <w:color w:val="141413"/>
                <w:sz w:val="24"/>
                <w:szCs w:val="24"/>
              </w:rPr>
            </w:pPr>
            <w:r w:rsidRPr="00AB6701">
              <w:rPr>
                <w:rFonts w:ascii="Gill Sans MT" w:hAnsi="Gill Sans MT"/>
                <w:color w:val="141413"/>
                <w:sz w:val="24"/>
                <w:szCs w:val="24"/>
              </w:rPr>
              <w:t xml:space="preserve">Iganga </w:t>
            </w:r>
          </w:p>
        </w:tc>
        <w:tc>
          <w:tcPr>
            <w:tcW w:w="1701" w:type="dxa"/>
          </w:tcPr>
          <w:p w14:paraId="022D3490" w14:textId="77777777" w:rsidR="009337EA" w:rsidRDefault="00000000">
            <w:r>
              <w:t>{{isla.m.iganga.savers}}</w:t>
            </w:r>
          </w:p>
        </w:tc>
        <w:tc>
          <w:tcPr>
            <w:tcW w:w="1417" w:type="dxa"/>
          </w:tcPr>
          <w:p w14:paraId="1B4623B3" w14:textId="77777777" w:rsidR="009337EA" w:rsidRDefault="00000000">
            <w:r>
              <w:t>{{isla.m.iganga.saved}}</w:t>
            </w:r>
          </w:p>
        </w:tc>
        <w:tc>
          <w:tcPr>
            <w:tcW w:w="1560" w:type="dxa"/>
          </w:tcPr>
          <w:p w14:paraId="6CD44406" w14:textId="77777777" w:rsidR="009337EA" w:rsidRDefault="00000000">
            <w:r>
              <w:t>{{isla.m.iganga.loans}}</w:t>
            </w:r>
          </w:p>
        </w:tc>
        <w:tc>
          <w:tcPr>
            <w:tcW w:w="1417" w:type="dxa"/>
          </w:tcPr>
          <w:p w14:paraId="26427B4A" w14:textId="77777777" w:rsidR="009337EA" w:rsidRDefault="0041166E">
            <w:r>
              <w:t>{{isla.q.iganga.savers}}</w:t>
            </w:r>
          </w:p>
        </w:tc>
        <w:tc>
          <w:tcPr>
            <w:tcW w:w="1418" w:type="dxa"/>
          </w:tcPr>
          <w:p w14:paraId="5F8088F1" w14:textId="77777777" w:rsidR="009337EA" w:rsidRDefault="00764DD8">
            <w:r>
              <w:t>{{isla.q.iganga.saved}}</w:t>
            </w:r>
          </w:p>
        </w:tc>
        <w:tc>
          <w:tcPr>
            <w:tcW w:w="1559" w:type="dxa"/>
          </w:tcPr>
          <w:p w14:paraId="61127531" w14:textId="77777777" w:rsidR="009337EA" w:rsidRDefault="00764DD8">
            <w:r>
              <w:t>{{isla.q.iganga.loans}}</w:t>
            </w:r>
          </w:p>
        </w:tc>
      </w:tr>
      <w:tr w:rsidR="00ED7BB8" w14:paraId="27DFB6DA" w14:textId="77777777" w:rsidTr="00471357">
        <w:tc>
          <w:tcPr>
            <w:tcW w:w="1415" w:type="dxa"/>
          </w:tcPr>
          <w:p w14:paraId="1754A493" w14:textId="77777777" w:rsidR="00ED7BB8" w:rsidRPr="00AB6701" w:rsidRDefault="00ED7BB8">
            <w:pPr>
              <w:jc w:val="both"/>
              <w:rPr>
                <w:rFonts w:ascii="Gill Sans MT" w:hAnsi="Gill Sans MT"/>
                <w:color w:val="141413"/>
                <w:sz w:val="24"/>
                <w:szCs w:val="24"/>
              </w:rPr>
            </w:pPr>
            <w:r w:rsidRPr="00AB6701">
              <w:rPr>
                <w:rFonts w:ascii="Gill Sans MT" w:hAnsi="Gill Sans MT"/>
                <w:color w:val="141413"/>
                <w:sz w:val="24"/>
                <w:szCs w:val="24"/>
              </w:rPr>
              <w:t>Jinja</w:t>
            </w:r>
          </w:p>
        </w:tc>
        <w:tc>
          <w:tcPr>
            <w:tcW w:w="1701" w:type="dxa"/>
          </w:tcPr>
          <w:p w14:paraId="253A638F" w14:textId="77777777" w:rsidR="009337EA" w:rsidRDefault="00000000">
            <w:r>
              <w:t>{{isla.m.jinja.savers}}</w:t>
            </w:r>
          </w:p>
        </w:tc>
        <w:tc>
          <w:tcPr>
            <w:tcW w:w="1417" w:type="dxa"/>
          </w:tcPr>
          <w:p w14:paraId="4C0A3BB7" w14:textId="77777777" w:rsidR="009337EA" w:rsidRDefault="00000000">
            <w:r>
              <w:t>{{isla.m.jinja.saved}}</w:t>
            </w:r>
          </w:p>
        </w:tc>
        <w:tc>
          <w:tcPr>
            <w:tcW w:w="1560" w:type="dxa"/>
          </w:tcPr>
          <w:p w14:paraId="3FA1C25B" w14:textId="77777777" w:rsidR="009337EA" w:rsidRDefault="00000000">
            <w:r>
              <w:t>{{isla.m.jinja.loans}}</w:t>
            </w:r>
          </w:p>
        </w:tc>
        <w:tc>
          <w:tcPr>
            <w:tcW w:w="1417" w:type="dxa"/>
          </w:tcPr>
          <w:p w14:paraId="3BAA05F5" w14:textId="77777777" w:rsidR="009337EA" w:rsidRDefault="00764DD8" w:rsidP="00764DD8">
            <w:pPr>
              <w:jc w:val="center"/>
            </w:pPr>
            <w:r>
              <w:t>{{isla.q.jinja.savers}}</w:t>
            </w:r>
          </w:p>
        </w:tc>
        <w:tc>
          <w:tcPr>
            <w:tcW w:w="1418" w:type="dxa"/>
          </w:tcPr>
          <w:p w14:paraId="04B36D3C" w14:textId="77777777" w:rsidR="009337EA" w:rsidRDefault="00764DD8">
            <w:r>
              <w:t>{{isla.q.jinja.saved}}</w:t>
            </w:r>
          </w:p>
        </w:tc>
        <w:tc>
          <w:tcPr>
            <w:tcW w:w="1559" w:type="dxa"/>
          </w:tcPr>
          <w:p w14:paraId="7272597B" w14:textId="77777777" w:rsidR="009337EA" w:rsidRDefault="00764DD8">
            <w:r>
              <w:t>{{isla.q.jinja.loans}}</w:t>
            </w:r>
          </w:p>
        </w:tc>
      </w:tr>
      <w:tr w:rsidR="00ED7BB8" w14:paraId="0510A571" w14:textId="77777777" w:rsidTr="00471357">
        <w:tc>
          <w:tcPr>
            <w:tcW w:w="1415" w:type="dxa"/>
          </w:tcPr>
          <w:p w14:paraId="4C7683B7" w14:textId="77777777" w:rsidR="00ED7BB8" w:rsidRPr="00AB6701" w:rsidRDefault="00ED7BB8">
            <w:pPr>
              <w:jc w:val="both"/>
              <w:rPr>
                <w:rFonts w:ascii="Gill Sans MT" w:hAnsi="Gill Sans MT"/>
                <w:color w:val="141413"/>
                <w:sz w:val="24"/>
                <w:szCs w:val="24"/>
              </w:rPr>
            </w:pPr>
            <w:r w:rsidRPr="00AB6701">
              <w:rPr>
                <w:rFonts w:ascii="Gill Sans MT" w:hAnsi="Gill Sans MT"/>
                <w:color w:val="141413"/>
                <w:sz w:val="24"/>
                <w:szCs w:val="24"/>
              </w:rPr>
              <w:t xml:space="preserve">Mayuge </w:t>
            </w:r>
          </w:p>
        </w:tc>
        <w:tc>
          <w:tcPr>
            <w:tcW w:w="1701" w:type="dxa"/>
          </w:tcPr>
          <w:p w14:paraId="79A7D7FF" w14:textId="77777777" w:rsidR="009337EA" w:rsidRDefault="00000000">
            <w:r>
              <w:t>{{isla.m.mayuge.savers}}</w:t>
            </w:r>
          </w:p>
        </w:tc>
        <w:tc>
          <w:tcPr>
            <w:tcW w:w="1417" w:type="dxa"/>
          </w:tcPr>
          <w:p w14:paraId="37164DA5" w14:textId="77777777" w:rsidR="009337EA" w:rsidRDefault="00000000">
            <w:r>
              <w:t>{{isla.m.mayuge.saved}}</w:t>
            </w:r>
          </w:p>
        </w:tc>
        <w:tc>
          <w:tcPr>
            <w:tcW w:w="1560" w:type="dxa"/>
          </w:tcPr>
          <w:p w14:paraId="6DAD7E18" w14:textId="77777777" w:rsidR="009337EA" w:rsidRDefault="00000000">
            <w:r>
              <w:t>{{isla.m.mayuge.loans}}</w:t>
            </w:r>
          </w:p>
        </w:tc>
        <w:tc>
          <w:tcPr>
            <w:tcW w:w="1417" w:type="dxa"/>
          </w:tcPr>
          <w:p w14:paraId="33CB3FAD" w14:textId="77777777" w:rsidR="009337EA" w:rsidRDefault="00CF4FAA" w:rsidP="00CF4FAA">
            <w:pPr>
              <w:jc w:val="center"/>
            </w:pPr>
            <w:r>
              <w:t>{{isla.q.mayuge.savers}}</w:t>
            </w:r>
          </w:p>
        </w:tc>
        <w:tc>
          <w:tcPr>
            <w:tcW w:w="1418" w:type="dxa"/>
          </w:tcPr>
          <w:p w14:paraId="1756AB7D" w14:textId="77777777" w:rsidR="009337EA" w:rsidRDefault="00764DD8">
            <w:r>
              <w:t>{{isla.q.mayuge.saved}}</w:t>
            </w:r>
          </w:p>
        </w:tc>
        <w:tc>
          <w:tcPr>
            <w:tcW w:w="1559" w:type="dxa"/>
          </w:tcPr>
          <w:p w14:paraId="72FD9381" w14:textId="77777777" w:rsidR="009337EA" w:rsidRDefault="00764DD8">
            <w:r>
              <w:t>{{isla.q.mayuge.loans}}</w:t>
            </w:r>
          </w:p>
        </w:tc>
      </w:tr>
      <w:tr w:rsidR="00764DD8" w14:paraId="3AA0F918" w14:textId="77777777" w:rsidTr="00471357">
        <w:tc>
          <w:tcPr>
            <w:tcW w:w="1415" w:type="dxa"/>
          </w:tcPr>
          <w:p w14:paraId="6AA790FA" w14:textId="77777777" w:rsidR="00764DD8" w:rsidRPr="00AB6701" w:rsidRDefault="00764DD8" w:rsidP="00764DD8">
            <w:pPr>
              <w:jc w:val="both"/>
              <w:rPr>
                <w:rFonts w:ascii="Gill Sans MT" w:hAnsi="Gill Sans MT"/>
                <w:color w:val="141413"/>
                <w:sz w:val="24"/>
                <w:szCs w:val="24"/>
              </w:rPr>
            </w:pPr>
            <w:r w:rsidRPr="00AB6701">
              <w:rPr>
                <w:rFonts w:ascii="Gill Sans MT" w:hAnsi="Gill Sans MT"/>
                <w:color w:val="141413"/>
                <w:sz w:val="24"/>
                <w:szCs w:val="24"/>
              </w:rPr>
              <w:t>Luuka</w:t>
            </w:r>
          </w:p>
        </w:tc>
        <w:tc>
          <w:tcPr>
            <w:tcW w:w="1701" w:type="dxa"/>
          </w:tcPr>
          <w:p w14:paraId="3971B81D" w14:textId="77777777" w:rsidR="00764DD8" w:rsidRDefault="00764DD8" w:rsidP="00764DD8">
            <w:r>
              <w:t>{{isla.m.luuka.savers}}</w:t>
            </w:r>
          </w:p>
        </w:tc>
        <w:tc>
          <w:tcPr>
            <w:tcW w:w="1417" w:type="dxa"/>
          </w:tcPr>
          <w:p w14:paraId="5AB0FC96" w14:textId="77777777" w:rsidR="00764DD8" w:rsidRDefault="00764DD8" w:rsidP="00764DD8">
            <w:r>
              <w:t>{{isla.m.luuka.saved}}</w:t>
            </w:r>
          </w:p>
        </w:tc>
        <w:tc>
          <w:tcPr>
            <w:tcW w:w="1560" w:type="dxa"/>
          </w:tcPr>
          <w:p w14:paraId="52D6EE58" w14:textId="77777777" w:rsidR="00764DD8" w:rsidRDefault="00764DD8" w:rsidP="00764DD8">
            <w:r>
              <w:t>{{isla.m.luuka.loans}}</w:t>
            </w:r>
          </w:p>
        </w:tc>
        <w:tc>
          <w:tcPr>
            <w:tcW w:w="1417" w:type="dxa"/>
          </w:tcPr>
          <w:p w14:paraId="1A82765F" w14:textId="77777777" w:rsidR="00764DD8" w:rsidRDefault="00CF4FAA" w:rsidP="00764DD8">
            <w:r>
              <w:t>{{isla.q.luuka.savers}}</w:t>
            </w:r>
          </w:p>
        </w:tc>
        <w:tc>
          <w:tcPr>
            <w:tcW w:w="1418" w:type="dxa"/>
          </w:tcPr>
          <w:p w14:paraId="1A03CA2B" w14:textId="77777777" w:rsidR="00764DD8" w:rsidRDefault="00764DD8" w:rsidP="00764DD8">
            <w:r>
              <w:t>{{isla.q.luuka.saved}}</w:t>
            </w:r>
          </w:p>
        </w:tc>
        <w:tc>
          <w:tcPr>
            <w:tcW w:w="1559" w:type="dxa"/>
          </w:tcPr>
          <w:p w14:paraId="1E6F9B2E" w14:textId="77777777" w:rsidR="00764DD8" w:rsidRDefault="00764DD8" w:rsidP="00764DD8">
            <w:r>
              <w:t>{{isla.q.luuka.loans}}</w:t>
            </w:r>
          </w:p>
        </w:tc>
      </w:tr>
      <w:tr w:rsidR="00764DD8" w:rsidRPr="00A1156F" w14:paraId="7EB7334A" w14:textId="77777777" w:rsidTr="00471357">
        <w:tc>
          <w:tcPr>
            <w:tcW w:w="1415" w:type="dxa"/>
          </w:tcPr>
          <w:p w14:paraId="4C80EF33" w14:textId="77777777" w:rsidR="00764DD8" w:rsidRPr="00AB6701" w:rsidRDefault="00764DD8" w:rsidP="00764DD8">
            <w:pPr>
              <w:jc w:val="both"/>
              <w:rPr>
                <w:rFonts w:ascii="Gill Sans MT" w:hAnsi="Gill Sans MT"/>
                <w:b/>
                <w:bCs/>
                <w:color w:val="141413"/>
                <w:sz w:val="24"/>
                <w:szCs w:val="24"/>
              </w:rPr>
            </w:pPr>
            <w:r w:rsidRPr="00AB6701">
              <w:rPr>
                <w:rFonts w:ascii="Gill Sans MT" w:hAnsi="Gill Sans MT"/>
                <w:b/>
                <w:bCs/>
                <w:color w:val="141413"/>
                <w:sz w:val="24"/>
                <w:szCs w:val="24"/>
              </w:rPr>
              <w:t xml:space="preserve">Overall total </w:t>
            </w:r>
          </w:p>
        </w:tc>
        <w:tc>
          <w:tcPr>
            <w:tcW w:w="1701" w:type="dxa"/>
          </w:tcPr>
          <w:p w14:paraId="09655D6F" w14:textId="77777777" w:rsidR="00764DD8" w:rsidRDefault="00764DD8" w:rsidP="00764DD8">
            <w:r>
              <w:t>{{isla.m.total.savers}}</w:t>
            </w:r>
          </w:p>
        </w:tc>
        <w:tc>
          <w:tcPr>
            <w:tcW w:w="1417" w:type="dxa"/>
          </w:tcPr>
          <w:p w14:paraId="10BE2001" w14:textId="77777777" w:rsidR="00764DD8" w:rsidRDefault="00764DD8" w:rsidP="00764DD8">
            <w:r>
              <w:t>{{isla.m.total.saved}}</w:t>
            </w:r>
          </w:p>
        </w:tc>
        <w:tc>
          <w:tcPr>
            <w:tcW w:w="1560" w:type="dxa"/>
          </w:tcPr>
          <w:p w14:paraId="68DE6E13" w14:textId="77777777" w:rsidR="00764DD8" w:rsidRDefault="00764DD8" w:rsidP="00764DD8">
            <w:r>
              <w:t>{{isla.m.total.loans}}</w:t>
            </w:r>
          </w:p>
        </w:tc>
        <w:tc>
          <w:tcPr>
            <w:tcW w:w="1417" w:type="dxa"/>
          </w:tcPr>
          <w:p w14:paraId="3831B315" w14:textId="77777777" w:rsidR="005A32D4" w:rsidRDefault="00000000">
            <w:r>
              <w:t>{{isla.q.total.savers}}</w:t>
            </w:r>
          </w:p>
        </w:tc>
        <w:tc>
          <w:tcPr>
            <w:tcW w:w="1418" w:type="dxa"/>
          </w:tcPr>
          <w:p w14:paraId="65B000D9" w14:textId="77777777" w:rsidR="005A32D4" w:rsidRDefault="00000000">
            <w:r>
              <w:t>{{isla.q.total.saved}}</w:t>
            </w:r>
          </w:p>
        </w:tc>
        <w:tc>
          <w:tcPr>
            <w:tcW w:w="1559" w:type="dxa"/>
          </w:tcPr>
          <w:p w14:paraId="2C1D64F7" w14:textId="77777777" w:rsidR="005A32D4" w:rsidRDefault="00000000">
            <w:r>
              <w:t>{{isla.q.total.loans}}</w:t>
            </w:r>
          </w:p>
        </w:tc>
      </w:tr>
    </w:tbl>
    <w:p w14:paraId="55379CBC" w14:textId="77777777" w:rsidR="00134E95" w:rsidRDefault="00134E95" w:rsidP="00B874D9">
      <w:pPr>
        <w:rPr>
          <w:rFonts w:ascii="Gill Sans MT" w:hAnsi="Gill Sans MT"/>
          <w:color w:val="0D0D0D"/>
          <w:sz w:val="24"/>
          <w:szCs w:val="24"/>
        </w:rPr>
      </w:pPr>
    </w:p>
    <w:p w14:paraId="5184C611" w14:textId="77777777" w:rsidR="00A15787" w:rsidRPr="00226F0E" w:rsidRDefault="00A15787" w:rsidP="00A15787">
      <w:pPr>
        <w:spacing w:after="0" w:line="240" w:lineRule="auto"/>
        <w:jc w:val="both"/>
        <w:rPr>
          <w:rFonts w:ascii="Gill Sans MT" w:hAnsi="Gill Sans MT" w:cs="Times New Roman"/>
          <w:b/>
          <w:bCs/>
          <w:i/>
          <w:iCs/>
          <w:color w:val="141413"/>
          <w:sz w:val="24"/>
          <w:szCs w:val="24"/>
        </w:rPr>
      </w:pPr>
      <w:r w:rsidRPr="00226F0E">
        <w:rPr>
          <w:rFonts w:ascii="Gill Sans MT" w:hAnsi="Gill Sans MT" w:cs="Times New Roman"/>
          <w:b/>
          <w:bCs/>
          <w:i/>
          <w:iCs/>
          <w:color w:val="141413"/>
          <w:sz w:val="24"/>
          <w:szCs w:val="24"/>
        </w:rPr>
        <w:t xml:space="preserve">Table showing </w:t>
      </w:r>
      <w:r>
        <w:rPr>
          <w:rFonts w:ascii="Gill Sans MT" w:hAnsi="Gill Sans MT" w:cs="Times New Roman"/>
          <w:b/>
          <w:bCs/>
          <w:i/>
          <w:iCs/>
          <w:color w:val="141413"/>
          <w:sz w:val="24"/>
          <w:szCs w:val="24"/>
        </w:rPr>
        <w:t>access to finance from SACCO and banks</w:t>
      </w:r>
      <w:r w:rsidRPr="00226F0E">
        <w:rPr>
          <w:rFonts w:ascii="Gill Sans MT" w:hAnsi="Gill Sans MT" w:cs="Times New Roman"/>
          <w:b/>
          <w:bCs/>
          <w:i/>
          <w:iCs/>
          <w:color w:val="141413"/>
          <w:sz w:val="24"/>
          <w:szCs w:val="24"/>
        </w:rPr>
        <w:t xml:space="preserve"> breakdown per district</w:t>
      </w:r>
    </w:p>
    <w:p w14:paraId="6DAF57FC" w14:textId="77777777" w:rsidR="00A15787" w:rsidRPr="00201419" w:rsidRDefault="00A15787" w:rsidP="00A15787">
      <w:pPr>
        <w:spacing w:after="0" w:line="240" w:lineRule="auto"/>
        <w:jc w:val="both"/>
        <w:rPr>
          <w:rFonts w:ascii="Gill Sans MT" w:hAnsi="Gill Sans MT" w:cs="Times New Roman"/>
          <w:b/>
          <w:bCs/>
          <w:i/>
          <w:iCs/>
          <w:color w:val="141413"/>
          <w:sz w:val="24"/>
          <w:szCs w:val="24"/>
        </w:rPr>
      </w:pPr>
    </w:p>
    <w:tbl>
      <w:tblPr>
        <w:tblStyle w:val="TableGrid"/>
        <w:tblW w:w="0" w:type="auto"/>
        <w:tblInd w:w="-2" w:type="dxa"/>
        <w:tblLook w:val="04A0" w:firstRow="1" w:lastRow="0" w:firstColumn="1" w:lastColumn="0" w:noHBand="0" w:noVBand="1"/>
      </w:tblPr>
      <w:tblGrid>
        <w:gridCol w:w="1415"/>
        <w:gridCol w:w="1701"/>
        <w:gridCol w:w="1417"/>
        <w:gridCol w:w="1560"/>
        <w:gridCol w:w="1417"/>
        <w:gridCol w:w="1418"/>
        <w:gridCol w:w="1559"/>
      </w:tblGrid>
      <w:tr w:rsidR="00A15787" w:rsidRPr="00350D76" w14:paraId="12587A60" w14:textId="77777777" w:rsidTr="00EC0C66">
        <w:tc>
          <w:tcPr>
            <w:tcW w:w="6093" w:type="dxa"/>
            <w:gridSpan w:val="4"/>
          </w:tcPr>
          <w:p w14:paraId="7ACF4844" w14:textId="77777777" w:rsidR="00A15787" w:rsidRPr="00AB6701" w:rsidRDefault="00A15787" w:rsidP="00EC0C66">
            <w:pPr>
              <w:jc w:val="both"/>
              <w:rPr>
                <w:rFonts w:ascii="Gill Sans MT" w:hAnsi="Gill Sans MT"/>
                <w:b/>
                <w:bCs/>
                <w:color w:val="141413"/>
                <w:sz w:val="24"/>
                <w:szCs w:val="24"/>
              </w:rPr>
            </w:pPr>
            <w:r>
              <w:rPr>
                <w:rFonts w:ascii="Gill Sans MT" w:hAnsi="Gill Sans MT"/>
                <w:b/>
                <w:bCs/>
                <w:color w:val="141413"/>
                <w:sz w:val="24"/>
                <w:szCs w:val="24"/>
              </w:rPr>
              <w:t>June</w:t>
            </w:r>
          </w:p>
        </w:tc>
        <w:tc>
          <w:tcPr>
            <w:tcW w:w="4394" w:type="dxa"/>
            <w:gridSpan w:val="3"/>
          </w:tcPr>
          <w:p w14:paraId="7D14644B" w14:textId="77777777" w:rsidR="00A15787" w:rsidRPr="00AB6701" w:rsidRDefault="00A15787" w:rsidP="00EC0C66">
            <w:pPr>
              <w:jc w:val="both"/>
              <w:rPr>
                <w:rFonts w:ascii="Gill Sans MT" w:hAnsi="Gill Sans MT"/>
                <w:b/>
                <w:bCs/>
                <w:color w:val="141413"/>
                <w:sz w:val="24"/>
                <w:szCs w:val="24"/>
              </w:rPr>
            </w:pPr>
            <w:r>
              <w:rPr>
                <w:rFonts w:ascii="Gill Sans MT" w:hAnsi="Gill Sans MT"/>
                <w:b/>
                <w:bCs/>
                <w:color w:val="141413"/>
                <w:sz w:val="24"/>
                <w:szCs w:val="24"/>
              </w:rPr>
              <w:t>April- June 2026</w:t>
            </w:r>
          </w:p>
        </w:tc>
      </w:tr>
      <w:tr w:rsidR="00A15787" w:rsidRPr="00350D76" w14:paraId="1A03E2D5" w14:textId="77777777" w:rsidTr="00EC0C66">
        <w:tc>
          <w:tcPr>
            <w:tcW w:w="1415" w:type="dxa"/>
          </w:tcPr>
          <w:p w14:paraId="675B625B"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District</w:t>
            </w:r>
          </w:p>
        </w:tc>
        <w:tc>
          <w:tcPr>
            <w:tcW w:w="1701" w:type="dxa"/>
          </w:tcPr>
          <w:p w14:paraId="37D920B7"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 xml:space="preserve">No of Youth </w:t>
            </w:r>
          </w:p>
        </w:tc>
        <w:tc>
          <w:tcPr>
            <w:tcW w:w="1417" w:type="dxa"/>
          </w:tcPr>
          <w:p w14:paraId="1FC8D64A"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 xml:space="preserve">Amount </w:t>
            </w:r>
            <w:r>
              <w:rPr>
                <w:rFonts w:ascii="Gill Sans MT" w:hAnsi="Gill Sans MT"/>
                <w:b/>
                <w:bCs/>
                <w:color w:val="141413"/>
                <w:sz w:val="24"/>
                <w:szCs w:val="24"/>
              </w:rPr>
              <w:t xml:space="preserve">Received in loans </w:t>
            </w:r>
          </w:p>
        </w:tc>
        <w:tc>
          <w:tcPr>
            <w:tcW w:w="1560" w:type="dxa"/>
          </w:tcPr>
          <w:p w14:paraId="76D18522" w14:textId="77777777" w:rsidR="00A15787" w:rsidRPr="00AB6701" w:rsidRDefault="00A15787" w:rsidP="00EC0C66">
            <w:pPr>
              <w:jc w:val="both"/>
              <w:rPr>
                <w:rFonts w:ascii="Gill Sans MT" w:hAnsi="Gill Sans MT"/>
                <w:b/>
                <w:bCs/>
                <w:color w:val="141413"/>
                <w:sz w:val="24"/>
                <w:szCs w:val="24"/>
              </w:rPr>
            </w:pPr>
            <w:r>
              <w:rPr>
                <w:rFonts w:ascii="Gill Sans MT" w:hAnsi="Gill Sans MT"/>
                <w:b/>
                <w:bCs/>
                <w:color w:val="141413"/>
                <w:sz w:val="24"/>
                <w:szCs w:val="24"/>
              </w:rPr>
              <w:t xml:space="preserve">Amount repaid </w:t>
            </w:r>
            <w:r w:rsidRPr="00AB6701">
              <w:rPr>
                <w:rFonts w:ascii="Gill Sans MT" w:hAnsi="Gill Sans MT"/>
                <w:b/>
                <w:bCs/>
                <w:color w:val="141413"/>
                <w:sz w:val="24"/>
                <w:szCs w:val="24"/>
              </w:rPr>
              <w:t xml:space="preserve"> </w:t>
            </w:r>
          </w:p>
        </w:tc>
        <w:tc>
          <w:tcPr>
            <w:tcW w:w="1417" w:type="dxa"/>
          </w:tcPr>
          <w:p w14:paraId="5EED68A7"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 xml:space="preserve">No of Youth </w:t>
            </w:r>
          </w:p>
        </w:tc>
        <w:tc>
          <w:tcPr>
            <w:tcW w:w="1418" w:type="dxa"/>
          </w:tcPr>
          <w:p w14:paraId="54D4BFE2"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 xml:space="preserve">Amount saved </w:t>
            </w:r>
          </w:p>
        </w:tc>
        <w:tc>
          <w:tcPr>
            <w:tcW w:w="1559" w:type="dxa"/>
          </w:tcPr>
          <w:p w14:paraId="00D22C8E"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 xml:space="preserve">Loan amount </w:t>
            </w:r>
          </w:p>
        </w:tc>
      </w:tr>
      <w:tr w:rsidR="00A15787" w14:paraId="55E37419" w14:textId="77777777" w:rsidTr="00EC0C66">
        <w:tc>
          <w:tcPr>
            <w:tcW w:w="1415" w:type="dxa"/>
          </w:tcPr>
          <w:p w14:paraId="2221D568" w14:textId="77777777" w:rsidR="00A15787" w:rsidRPr="00AB6701" w:rsidRDefault="00A15787" w:rsidP="00EC0C66">
            <w:pPr>
              <w:jc w:val="both"/>
              <w:rPr>
                <w:rFonts w:ascii="Gill Sans MT" w:hAnsi="Gill Sans MT"/>
                <w:color w:val="141413"/>
                <w:sz w:val="24"/>
                <w:szCs w:val="24"/>
              </w:rPr>
            </w:pPr>
            <w:r w:rsidRPr="00AB6701">
              <w:rPr>
                <w:rFonts w:ascii="Gill Sans MT" w:hAnsi="Gill Sans MT"/>
                <w:color w:val="141413"/>
                <w:sz w:val="24"/>
                <w:szCs w:val="24"/>
              </w:rPr>
              <w:t xml:space="preserve">Iganga </w:t>
            </w:r>
          </w:p>
        </w:tc>
        <w:tc>
          <w:tcPr>
            <w:tcW w:w="1701" w:type="dxa"/>
          </w:tcPr>
          <w:p w14:paraId="0704B576" w14:textId="77777777" w:rsidR="009337EA" w:rsidRDefault="009337EA">
            <w:r>
              <w:t>{{unknown}}</w:t>
            </w:r>
          </w:p>
        </w:tc>
        <w:tc>
          <w:tcPr>
            <w:tcW w:w="1417" w:type="dxa"/>
          </w:tcPr>
          <w:p w14:paraId="5AB23450" w14:textId="77777777" w:rsidR="009337EA" w:rsidRDefault="009337EA">
            <w:r>
              <w:t>{{unknown}}</w:t>
            </w:r>
          </w:p>
        </w:tc>
        <w:tc>
          <w:tcPr>
            <w:tcW w:w="1560" w:type="dxa"/>
          </w:tcPr>
          <w:p w14:paraId="018DCB5A" w14:textId="77777777" w:rsidR="009337EA" w:rsidRDefault="009337EA">
            <w:r>
              <w:t>{{unknown}}</w:t>
            </w:r>
          </w:p>
        </w:tc>
        <w:tc>
          <w:tcPr>
            <w:tcW w:w="1417" w:type="dxa"/>
          </w:tcPr>
          <w:p w14:paraId="37BEF53E" w14:textId="77777777" w:rsidR="009337EA" w:rsidRDefault="009337EA">
            <w:r>
              <w:t>{{unknown}}</w:t>
            </w:r>
          </w:p>
        </w:tc>
        <w:tc>
          <w:tcPr>
            <w:tcW w:w="1418" w:type="dxa"/>
          </w:tcPr>
          <w:p w14:paraId="33D3122F" w14:textId="77777777" w:rsidR="009337EA" w:rsidRDefault="009337EA">
            <w:r>
              <w:t>{{unknown}}</w:t>
            </w:r>
          </w:p>
        </w:tc>
        <w:tc>
          <w:tcPr>
            <w:tcW w:w="1559" w:type="dxa"/>
          </w:tcPr>
          <w:p w14:paraId="436D5F07" w14:textId="77777777" w:rsidR="009337EA" w:rsidRDefault="009337EA">
            <w:r>
              <w:t>{{unknown}}</w:t>
            </w:r>
          </w:p>
        </w:tc>
      </w:tr>
      <w:tr w:rsidR="00A15787" w14:paraId="64D02297" w14:textId="77777777" w:rsidTr="00EC0C66">
        <w:tc>
          <w:tcPr>
            <w:tcW w:w="1415" w:type="dxa"/>
          </w:tcPr>
          <w:p w14:paraId="11E9B3C8" w14:textId="77777777" w:rsidR="00A15787" w:rsidRPr="00AB6701" w:rsidRDefault="00A15787" w:rsidP="00EC0C66">
            <w:pPr>
              <w:jc w:val="both"/>
              <w:rPr>
                <w:rFonts w:ascii="Gill Sans MT" w:hAnsi="Gill Sans MT"/>
                <w:color w:val="141413"/>
                <w:sz w:val="24"/>
                <w:szCs w:val="24"/>
              </w:rPr>
            </w:pPr>
            <w:r w:rsidRPr="00AB6701">
              <w:rPr>
                <w:rFonts w:ascii="Gill Sans MT" w:hAnsi="Gill Sans MT"/>
                <w:color w:val="141413"/>
                <w:sz w:val="24"/>
                <w:szCs w:val="24"/>
              </w:rPr>
              <w:t>Jinja</w:t>
            </w:r>
          </w:p>
        </w:tc>
        <w:tc>
          <w:tcPr>
            <w:tcW w:w="1701" w:type="dxa"/>
          </w:tcPr>
          <w:p w14:paraId="4DA2CB2F" w14:textId="77777777" w:rsidR="009337EA" w:rsidRDefault="009337EA">
            <w:r>
              <w:t>{{unknown}}</w:t>
            </w:r>
          </w:p>
        </w:tc>
        <w:tc>
          <w:tcPr>
            <w:tcW w:w="1417" w:type="dxa"/>
          </w:tcPr>
          <w:p w14:paraId="7959A782" w14:textId="77777777" w:rsidR="009337EA" w:rsidRDefault="009337EA">
            <w:r>
              <w:t>{{unknown}}</w:t>
            </w:r>
          </w:p>
        </w:tc>
        <w:tc>
          <w:tcPr>
            <w:tcW w:w="1560" w:type="dxa"/>
          </w:tcPr>
          <w:p w14:paraId="7F7C1378" w14:textId="77777777" w:rsidR="009337EA" w:rsidRDefault="009337EA">
            <w:r>
              <w:t>{{unknown}}</w:t>
            </w:r>
          </w:p>
        </w:tc>
        <w:tc>
          <w:tcPr>
            <w:tcW w:w="1417" w:type="dxa"/>
          </w:tcPr>
          <w:p w14:paraId="5603DC80" w14:textId="77777777" w:rsidR="009337EA" w:rsidRDefault="009337EA">
            <w:r>
              <w:t>{{unknown}}</w:t>
            </w:r>
          </w:p>
        </w:tc>
        <w:tc>
          <w:tcPr>
            <w:tcW w:w="1418" w:type="dxa"/>
          </w:tcPr>
          <w:p w14:paraId="6D2F08B8" w14:textId="77777777" w:rsidR="009337EA" w:rsidRDefault="009337EA">
            <w:r>
              <w:t>{{unknown}}</w:t>
            </w:r>
          </w:p>
        </w:tc>
        <w:tc>
          <w:tcPr>
            <w:tcW w:w="1559" w:type="dxa"/>
          </w:tcPr>
          <w:p w14:paraId="406E5C1A" w14:textId="77777777" w:rsidR="009337EA" w:rsidRDefault="009337EA">
            <w:r>
              <w:t>{{unknown}}</w:t>
            </w:r>
          </w:p>
        </w:tc>
      </w:tr>
      <w:tr w:rsidR="00A15787" w14:paraId="52C474C9" w14:textId="77777777" w:rsidTr="00EC0C66">
        <w:tc>
          <w:tcPr>
            <w:tcW w:w="1415" w:type="dxa"/>
          </w:tcPr>
          <w:p w14:paraId="1FCBF032" w14:textId="77777777" w:rsidR="00A15787" w:rsidRPr="00AB6701" w:rsidRDefault="00A15787" w:rsidP="00EC0C66">
            <w:pPr>
              <w:jc w:val="both"/>
              <w:rPr>
                <w:rFonts w:ascii="Gill Sans MT" w:hAnsi="Gill Sans MT"/>
                <w:color w:val="141413"/>
                <w:sz w:val="24"/>
                <w:szCs w:val="24"/>
              </w:rPr>
            </w:pPr>
            <w:r w:rsidRPr="00AB6701">
              <w:rPr>
                <w:rFonts w:ascii="Gill Sans MT" w:hAnsi="Gill Sans MT"/>
                <w:color w:val="141413"/>
                <w:sz w:val="24"/>
                <w:szCs w:val="24"/>
              </w:rPr>
              <w:t xml:space="preserve">Mayuge </w:t>
            </w:r>
          </w:p>
        </w:tc>
        <w:tc>
          <w:tcPr>
            <w:tcW w:w="1701" w:type="dxa"/>
          </w:tcPr>
          <w:p w14:paraId="6DCA72DF" w14:textId="77777777" w:rsidR="009337EA" w:rsidRDefault="009337EA">
            <w:r>
              <w:t>{{unknown}}</w:t>
            </w:r>
          </w:p>
        </w:tc>
        <w:tc>
          <w:tcPr>
            <w:tcW w:w="1417" w:type="dxa"/>
          </w:tcPr>
          <w:p w14:paraId="0AA5C482" w14:textId="77777777" w:rsidR="009337EA" w:rsidRDefault="009337EA">
            <w:r>
              <w:t>{{unknown}}</w:t>
            </w:r>
          </w:p>
        </w:tc>
        <w:tc>
          <w:tcPr>
            <w:tcW w:w="1560" w:type="dxa"/>
          </w:tcPr>
          <w:p w14:paraId="14706D7F" w14:textId="77777777" w:rsidR="009337EA" w:rsidRDefault="009337EA">
            <w:r>
              <w:t>{{unknown}}</w:t>
            </w:r>
          </w:p>
        </w:tc>
        <w:tc>
          <w:tcPr>
            <w:tcW w:w="1417" w:type="dxa"/>
          </w:tcPr>
          <w:p w14:paraId="38255271" w14:textId="77777777" w:rsidR="009337EA" w:rsidRDefault="009337EA">
            <w:r>
              <w:t>{{unknown}}</w:t>
            </w:r>
          </w:p>
        </w:tc>
        <w:tc>
          <w:tcPr>
            <w:tcW w:w="1418" w:type="dxa"/>
          </w:tcPr>
          <w:p w14:paraId="0AD88076" w14:textId="77777777" w:rsidR="009337EA" w:rsidRDefault="009337EA">
            <w:r>
              <w:t>{{unknown}}</w:t>
            </w:r>
          </w:p>
        </w:tc>
        <w:tc>
          <w:tcPr>
            <w:tcW w:w="1559" w:type="dxa"/>
          </w:tcPr>
          <w:p w14:paraId="2EC4E651" w14:textId="77777777" w:rsidR="009337EA" w:rsidRDefault="009337EA">
            <w:r>
              <w:t>{{unknown}}</w:t>
            </w:r>
          </w:p>
        </w:tc>
      </w:tr>
      <w:tr w:rsidR="00A15787" w14:paraId="477B429F" w14:textId="77777777" w:rsidTr="00EC0C66">
        <w:tc>
          <w:tcPr>
            <w:tcW w:w="1415" w:type="dxa"/>
          </w:tcPr>
          <w:p w14:paraId="55C1282C" w14:textId="77777777" w:rsidR="00A15787" w:rsidRPr="00AB6701" w:rsidRDefault="00A15787" w:rsidP="00EC0C66">
            <w:pPr>
              <w:jc w:val="both"/>
              <w:rPr>
                <w:rFonts w:ascii="Gill Sans MT" w:hAnsi="Gill Sans MT"/>
                <w:color w:val="141413"/>
                <w:sz w:val="24"/>
                <w:szCs w:val="24"/>
              </w:rPr>
            </w:pPr>
            <w:r w:rsidRPr="00AB6701">
              <w:rPr>
                <w:rFonts w:ascii="Gill Sans MT" w:hAnsi="Gill Sans MT"/>
                <w:color w:val="141413"/>
                <w:sz w:val="24"/>
                <w:szCs w:val="24"/>
              </w:rPr>
              <w:t>Luuka</w:t>
            </w:r>
          </w:p>
        </w:tc>
        <w:tc>
          <w:tcPr>
            <w:tcW w:w="1701" w:type="dxa"/>
          </w:tcPr>
          <w:p w14:paraId="6E2F0210" w14:textId="77777777" w:rsidR="009337EA" w:rsidRDefault="009337EA">
            <w:r>
              <w:t>{{unknown}}</w:t>
            </w:r>
          </w:p>
        </w:tc>
        <w:tc>
          <w:tcPr>
            <w:tcW w:w="1417" w:type="dxa"/>
          </w:tcPr>
          <w:p w14:paraId="1C6F171A" w14:textId="77777777" w:rsidR="009337EA" w:rsidRDefault="009337EA">
            <w:r>
              <w:t>{{unknown}}</w:t>
            </w:r>
          </w:p>
        </w:tc>
        <w:tc>
          <w:tcPr>
            <w:tcW w:w="1560" w:type="dxa"/>
          </w:tcPr>
          <w:p w14:paraId="6CD5FA83" w14:textId="77777777" w:rsidR="009337EA" w:rsidRDefault="009337EA">
            <w:r>
              <w:t>{{unknown}}</w:t>
            </w:r>
          </w:p>
        </w:tc>
        <w:tc>
          <w:tcPr>
            <w:tcW w:w="1417" w:type="dxa"/>
          </w:tcPr>
          <w:p w14:paraId="67F86B06" w14:textId="77777777" w:rsidR="009337EA" w:rsidRDefault="009337EA">
            <w:r>
              <w:t>{{unknown}}</w:t>
            </w:r>
          </w:p>
        </w:tc>
        <w:tc>
          <w:tcPr>
            <w:tcW w:w="1418" w:type="dxa"/>
          </w:tcPr>
          <w:p w14:paraId="402EB3B3" w14:textId="77777777" w:rsidR="009337EA" w:rsidRDefault="009337EA">
            <w:r>
              <w:t>{{unknown}}</w:t>
            </w:r>
          </w:p>
        </w:tc>
        <w:tc>
          <w:tcPr>
            <w:tcW w:w="1559" w:type="dxa"/>
          </w:tcPr>
          <w:p w14:paraId="5AB0B0CB" w14:textId="77777777" w:rsidR="009337EA" w:rsidRDefault="009337EA">
            <w:r>
              <w:t>{{unknown}}</w:t>
            </w:r>
          </w:p>
        </w:tc>
      </w:tr>
      <w:tr w:rsidR="00A15787" w:rsidRPr="00A1156F" w14:paraId="355488C9" w14:textId="77777777" w:rsidTr="00EC0C66">
        <w:tc>
          <w:tcPr>
            <w:tcW w:w="1415" w:type="dxa"/>
          </w:tcPr>
          <w:p w14:paraId="5EB7B6A9" w14:textId="77777777" w:rsidR="00A15787" w:rsidRPr="00AB6701" w:rsidRDefault="00A15787" w:rsidP="00EC0C66">
            <w:pPr>
              <w:jc w:val="both"/>
              <w:rPr>
                <w:rFonts w:ascii="Gill Sans MT" w:hAnsi="Gill Sans MT"/>
                <w:b/>
                <w:bCs/>
                <w:color w:val="141413"/>
                <w:sz w:val="24"/>
                <w:szCs w:val="24"/>
              </w:rPr>
            </w:pPr>
            <w:r w:rsidRPr="00AB6701">
              <w:rPr>
                <w:rFonts w:ascii="Gill Sans MT" w:hAnsi="Gill Sans MT"/>
                <w:b/>
                <w:bCs/>
                <w:color w:val="141413"/>
                <w:sz w:val="24"/>
                <w:szCs w:val="24"/>
              </w:rPr>
              <w:t xml:space="preserve">Overall total </w:t>
            </w:r>
          </w:p>
        </w:tc>
        <w:tc>
          <w:tcPr>
            <w:tcW w:w="1701" w:type="dxa"/>
          </w:tcPr>
          <w:p w14:paraId="48E7569F" w14:textId="77777777" w:rsidR="009337EA" w:rsidRDefault="009337EA">
            <w:r>
              <w:t>{{unknown}}</w:t>
            </w:r>
          </w:p>
        </w:tc>
        <w:tc>
          <w:tcPr>
            <w:tcW w:w="1417" w:type="dxa"/>
          </w:tcPr>
          <w:p w14:paraId="6DF2FACF" w14:textId="77777777" w:rsidR="009337EA" w:rsidRDefault="009337EA">
            <w:r>
              <w:t>{{unknown}}</w:t>
            </w:r>
          </w:p>
        </w:tc>
        <w:tc>
          <w:tcPr>
            <w:tcW w:w="1560" w:type="dxa"/>
          </w:tcPr>
          <w:p w14:paraId="1D8CCA5E" w14:textId="77777777" w:rsidR="009337EA" w:rsidRDefault="009337EA">
            <w:r>
              <w:t>{{unknown}}</w:t>
            </w:r>
          </w:p>
        </w:tc>
        <w:tc>
          <w:tcPr>
            <w:tcW w:w="1417" w:type="dxa"/>
          </w:tcPr>
          <w:p w14:paraId="3D3C32AB" w14:textId="77777777" w:rsidR="009337EA" w:rsidRDefault="009337EA">
            <w:r>
              <w:t>{{unknown}}</w:t>
            </w:r>
          </w:p>
        </w:tc>
        <w:tc>
          <w:tcPr>
            <w:tcW w:w="1418" w:type="dxa"/>
          </w:tcPr>
          <w:p w14:paraId="49709EA4" w14:textId="77777777" w:rsidR="009337EA" w:rsidRDefault="009337EA">
            <w:r>
              <w:t>{{unknown}}</w:t>
            </w:r>
          </w:p>
        </w:tc>
        <w:tc>
          <w:tcPr>
            <w:tcW w:w="1559" w:type="dxa"/>
          </w:tcPr>
          <w:p w14:paraId="0082CF3A" w14:textId="77777777" w:rsidR="009337EA" w:rsidRDefault="009337EA">
            <w:r>
              <w:t>{{unknown}}</w:t>
            </w:r>
          </w:p>
        </w:tc>
      </w:tr>
    </w:tbl>
    <w:p w14:paraId="07106103" w14:textId="77777777" w:rsidR="00A15787" w:rsidRPr="007D03CC" w:rsidRDefault="00A15787" w:rsidP="00B874D9">
      <w:pPr>
        <w:rPr>
          <w:rFonts w:ascii="Gill Sans MT" w:hAnsi="Gill Sans MT"/>
          <w:color w:val="0D0D0D"/>
          <w:sz w:val="24"/>
          <w:szCs w:val="24"/>
        </w:rPr>
      </w:pPr>
    </w:p>
    <w:p w14:paraId="1A6674D7" w14:textId="77777777" w:rsidR="000753D6" w:rsidRDefault="00A17C6A" w:rsidP="00A17C6A">
      <w:pPr>
        <w:pBdr>
          <w:top w:val="nil"/>
          <w:left w:val="nil"/>
          <w:bottom w:val="nil"/>
          <w:right w:val="nil"/>
          <w:between w:val="nil"/>
        </w:pBdr>
        <w:spacing w:after="0"/>
        <w:rPr>
          <w:rFonts w:ascii="Gill Sans MT" w:hAnsi="Gill Sans MT"/>
          <w:b/>
          <w:color w:val="000000"/>
          <w:sz w:val="24"/>
          <w:szCs w:val="24"/>
        </w:rPr>
      </w:pPr>
      <w:r w:rsidRPr="004E0EDC">
        <w:rPr>
          <w:rFonts w:ascii="Gill Sans MT" w:hAnsi="Gill Sans MT"/>
          <w:b/>
          <w:color w:val="000000"/>
          <w:sz w:val="24"/>
          <w:szCs w:val="24"/>
        </w:rPr>
        <w:t>5</w:t>
      </w:r>
      <w:r w:rsidR="00CA63D8" w:rsidRPr="004E0EDC">
        <w:rPr>
          <w:rFonts w:ascii="Gill Sans MT" w:hAnsi="Gill Sans MT"/>
          <w:b/>
          <w:color w:val="000000"/>
          <w:sz w:val="24"/>
          <w:szCs w:val="24"/>
        </w:rPr>
        <w:t xml:space="preserve">. </w:t>
      </w:r>
      <w:r w:rsidRPr="004E0EDC">
        <w:rPr>
          <w:rFonts w:ascii="Gill Sans MT" w:hAnsi="Gill Sans MT"/>
          <w:b/>
          <w:color w:val="000000"/>
          <w:sz w:val="24"/>
          <w:szCs w:val="24"/>
        </w:rPr>
        <w:t xml:space="preserve">Communication </w:t>
      </w:r>
      <w:r w:rsidR="00A70379" w:rsidRPr="004E0EDC">
        <w:rPr>
          <w:rFonts w:ascii="Gill Sans MT" w:hAnsi="Gill Sans MT"/>
          <w:b/>
          <w:color w:val="000000"/>
          <w:sz w:val="24"/>
          <w:szCs w:val="24"/>
        </w:rPr>
        <w:t>(Documentation</w:t>
      </w:r>
      <w:r w:rsidRPr="004E0EDC">
        <w:rPr>
          <w:rFonts w:ascii="Gill Sans MT" w:hAnsi="Gill Sans MT"/>
          <w:b/>
          <w:color w:val="000000"/>
          <w:sz w:val="24"/>
          <w:szCs w:val="24"/>
        </w:rPr>
        <w:t>, Publication and Publishing)</w:t>
      </w:r>
    </w:p>
    <w:p w14:paraId="679D1589" w14:textId="77777777" w:rsidR="00CA63D8" w:rsidRDefault="00C015ED" w:rsidP="00A17C6A">
      <w:pPr>
        <w:pBdr>
          <w:top w:val="nil"/>
          <w:left w:val="nil"/>
          <w:bottom w:val="nil"/>
          <w:right w:val="nil"/>
          <w:between w:val="nil"/>
        </w:pBdr>
        <w:spacing w:after="0"/>
        <w:rPr>
          <w:rFonts w:ascii="Gill Sans MT" w:hAnsi="Gill Sans MT"/>
          <w:bCs/>
          <w:color w:val="000000"/>
          <w:sz w:val="24"/>
          <w:szCs w:val="24"/>
        </w:rPr>
      </w:pPr>
      <w:r>
        <w:t>The June performance source report did not include a separate communication, documentation or publication narrative update.</w:t>
      </w:r>
    </w:p>
    <w:p w14:paraId="10501E86" w14:textId="77777777" w:rsidR="0079565C" w:rsidRPr="004E0EDC" w:rsidRDefault="0079565C" w:rsidP="00A17C6A">
      <w:pPr>
        <w:pBdr>
          <w:top w:val="nil"/>
          <w:left w:val="nil"/>
          <w:bottom w:val="nil"/>
          <w:right w:val="nil"/>
          <w:between w:val="nil"/>
        </w:pBdr>
        <w:spacing w:after="0"/>
        <w:rPr>
          <w:rFonts w:ascii="Gill Sans MT" w:hAnsi="Gill Sans MT"/>
          <w:bCs/>
          <w:color w:val="000000"/>
          <w:sz w:val="24"/>
          <w:szCs w:val="24"/>
        </w:rPr>
      </w:pPr>
    </w:p>
    <w:p w14:paraId="6CAFAC21" w14:textId="77777777" w:rsidR="000753D6" w:rsidRDefault="00E114EB" w:rsidP="00E114EB">
      <w:pPr>
        <w:pBdr>
          <w:top w:val="nil"/>
          <w:left w:val="nil"/>
          <w:bottom w:val="nil"/>
          <w:right w:val="nil"/>
          <w:between w:val="nil"/>
        </w:pBdr>
        <w:spacing w:after="0"/>
        <w:rPr>
          <w:rFonts w:ascii="Gill Sans MT" w:hAnsi="Gill Sans MT"/>
          <w:b/>
          <w:color w:val="000000"/>
          <w:sz w:val="24"/>
          <w:szCs w:val="24"/>
        </w:rPr>
      </w:pPr>
      <w:r w:rsidRPr="004E0EDC">
        <w:rPr>
          <w:rFonts w:ascii="Gill Sans MT" w:hAnsi="Gill Sans MT"/>
          <w:b/>
          <w:color w:val="000000"/>
          <w:sz w:val="24"/>
          <w:szCs w:val="24"/>
        </w:rPr>
        <w:t xml:space="preserve">6. </w:t>
      </w:r>
      <w:r w:rsidR="00421E2B" w:rsidRPr="004E0EDC">
        <w:rPr>
          <w:rFonts w:ascii="Gill Sans MT" w:hAnsi="Gill Sans MT"/>
          <w:b/>
          <w:color w:val="000000"/>
          <w:sz w:val="24"/>
          <w:szCs w:val="24"/>
        </w:rPr>
        <w:t>Monitoring,</w:t>
      </w:r>
      <w:r w:rsidRPr="004E0EDC">
        <w:rPr>
          <w:rFonts w:ascii="Gill Sans MT" w:hAnsi="Gill Sans MT"/>
          <w:b/>
          <w:color w:val="000000"/>
          <w:sz w:val="24"/>
          <w:szCs w:val="24"/>
        </w:rPr>
        <w:t xml:space="preserve"> Evaluation and Learning </w:t>
      </w:r>
    </w:p>
    <w:p w14:paraId="2A6B69B2" w14:textId="77777777" w:rsidR="003A5E9F" w:rsidRDefault="003A5E9F" w:rsidP="00E114EB">
      <w:pPr>
        <w:pBdr>
          <w:top w:val="nil"/>
          <w:left w:val="nil"/>
          <w:bottom w:val="nil"/>
          <w:right w:val="nil"/>
          <w:between w:val="nil"/>
        </w:pBdr>
        <w:spacing w:after="0"/>
        <w:rPr>
          <w:rFonts w:ascii="Gill Sans MT" w:hAnsi="Gill Sans MT"/>
          <w:b/>
          <w:color w:val="000000"/>
          <w:sz w:val="24"/>
          <w:szCs w:val="24"/>
        </w:rPr>
      </w:pPr>
    </w:p>
    <w:p w14:paraId="75C2A74E" w14:textId="77777777" w:rsidR="000753D6" w:rsidRDefault="000753D6" w:rsidP="00E114EB">
      <w:pPr>
        <w:pBdr>
          <w:top w:val="nil"/>
          <w:left w:val="nil"/>
          <w:bottom w:val="nil"/>
          <w:right w:val="nil"/>
          <w:between w:val="nil"/>
        </w:pBdr>
        <w:spacing w:after="0"/>
        <w:rPr>
          <w:rFonts w:ascii="Gill Sans MT" w:hAnsi="Gill Sans MT"/>
          <w:b/>
          <w:color w:val="000000"/>
          <w:sz w:val="24"/>
          <w:szCs w:val="24"/>
        </w:rPr>
      </w:pPr>
      <w:r w:rsidRPr="004E0EDC">
        <w:rPr>
          <w:rFonts w:ascii="Gill Sans MT" w:hAnsi="Gill Sans MT"/>
          <w:b/>
          <w:color w:val="000000"/>
          <w:sz w:val="24"/>
          <w:szCs w:val="24"/>
        </w:rPr>
        <w:t>6.3</w:t>
      </w:r>
      <w:r w:rsidRPr="00F007E7">
        <w:rPr>
          <w:rFonts w:ascii="Gill Sans MT" w:hAnsi="Gill Sans MT"/>
          <w:b/>
          <w:color w:val="000000"/>
          <w:sz w:val="24"/>
          <w:szCs w:val="24"/>
        </w:rPr>
        <w:t xml:space="preserve">. Organise </w:t>
      </w:r>
      <w:r w:rsidR="00E114EB" w:rsidRPr="00F007E7">
        <w:rPr>
          <w:rFonts w:ascii="Gill Sans MT" w:hAnsi="Gill Sans MT"/>
          <w:b/>
          <w:color w:val="000000"/>
          <w:sz w:val="24"/>
          <w:szCs w:val="24"/>
        </w:rPr>
        <w:t xml:space="preserve">quarterly planning and review meetings with partners and project </w:t>
      </w:r>
      <w:r w:rsidRPr="00F007E7">
        <w:rPr>
          <w:rFonts w:ascii="Gill Sans MT" w:hAnsi="Gill Sans MT"/>
          <w:b/>
          <w:color w:val="000000"/>
          <w:sz w:val="24"/>
          <w:szCs w:val="24"/>
        </w:rPr>
        <w:t>participants.</w:t>
      </w:r>
      <w:r w:rsidR="00435228" w:rsidRPr="00F007E7">
        <w:rPr>
          <w:rFonts w:ascii="Gill Sans MT" w:hAnsi="Gill Sans MT"/>
          <w:b/>
          <w:color w:val="000000"/>
          <w:sz w:val="24"/>
          <w:szCs w:val="24"/>
        </w:rPr>
        <w:t xml:space="preserve"> </w:t>
      </w:r>
    </w:p>
    <w:p w14:paraId="47994CC7" w14:textId="77777777" w:rsidR="007B2228" w:rsidRDefault="007B2228" w:rsidP="00E114EB">
      <w:pPr>
        <w:pBdr>
          <w:top w:val="nil"/>
          <w:left w:val="nil"/>
          <w:bottom w:val="nil"/>
          <w:right w:val="nil"/>
          <w:between w:val="nil"/>
        </w:pBdr>
        <w:spacing w:after="0"/>
        <w:rPr>
          <w:rFonts w:ascii="Gill Sans MT" w:hAnsi="Gill Sans MT"/>
          <w:b/>
          <w:color w:val="000000"/>
          <w:sz w:val="24"/>
          <w:szCs w:val="24"/>
        </w:rPr>
      </w:pPr>
    </w:p>
    <w:p w14:paraId="5F23486E" w14:textId="77777777" w:rsidR="007B2228" w:rsidRPr="00F007E7" w:rsidRDefault="007B2228" w:rsidP="00E114EB">
      <w:pPr>
        <w:pBdr>
          <w:top w:val="nil"/>
          <w:left w:val="nil"/>
          <w:bottom w:val="nil"/>
          <w:right w:val="nil"/>
          <w:between w:val="nil"/>
        </w:pBdr>
        <w:spacing w:after="0"/>
        <w:rPr>
          <w:rFonts w:ascii="Gill Sans MT" w:hAnsi="Gill Sans MT"/>
          <w:b/>
          <w:color w:val="000000"/>
          <w:sz w:val="24"/>
          <w:szCs w:val="24"/>
        </w:rPr>
      </w:pPr>
      <w:r>
        <w:rPr>
          <w:rFonts w:ascii="Gill Sans MT" w:hAnsi="Gill Sans MT"/>
          <w:b/>
          <w:color w:val="000000"/>
          <w:sz w:val="24"/>
          <w:szCs w:val="24"/>
        </w:rPr>
        <w:t xml:space="preserve">District and cluster review meetings </w:t>
      </w:r>
    </w:p>
    <w:p w14:paraId="679E9181" w14:textId="77777777" w:rsidR="00F17D95" w:rsidRPr="00F007E7" w:rsidRDefault="009577E8" w:rsidP="000B7158">
      <w:pPr>
        <w:spacing w:after="0" w:line="240" w:lineRule="auto"/>
        <w:jc w:val="both"/>
        <w:rPr>
          <w:rFonts w:ascii="Gill Sans MT" w:hAnsi="Gill Sans MT" w:cs="Times New Roman"/>
          <w:color w:val="141413"/>
          <w:sz w:val="24"/>
          <w:szCs w:val="24"/>
        </w:rPr>
      </w:pPr>
      <w:r>
        <w:t>The June performance source report did not provide a separate narrative on district and cluster review meetings. Key implementation results were instead summarized in the performance sections and annexes.</w:t>
      </w:r>
    </w:p>
    <w:p w14:paraId="4940F122" w14:textId="77777777" w:rsidR="00CA63D8" w:rsidRDefault="00CA63D8" w:rsidP="00A17C6A">
      <w:pPr>
        <w:pBdr>
          <w:top w:val="nil"/>
          <w:left w:val="nil"/>
          <w:bottom w:val="nil"/>
          <w:right w:val="nil"/>
          <w:between w:val="nil"/>
        </w:pBdr>
        <w:spacing w:after="0"/>
        <w:rPr>
          <w:rFonts w:ascii="Gill Sans MT" w:hAnsi="Gill Sans MT"/>
          <w:b/>
          <w:color w:val="000000"/>
          <w:sz w:val="24"/>
          <w:szCs w:val="24"/>
        </w:rPr>
      </w:pPr>
    </w:p>
    <w:p w14:paraId="5B6F7513" w14:textId="77777777" w:rsidR="002A0ADC" w:rsidRDefault="002A0ADC" w:rsidP="00A17C6A">
      <w:pPr>
        <w:pBdr>
          <w:top w:val="nil"/>
          <w:left w:val="nil"/>
          <w:bottom w:val="nil"/>
          <w:right w:val="nil"/>
          <w:between w:val="nil"/>
        </w:pBdr>
        <w:spacing w:after="0"/>
        <w:rPr>
          <w:rFonts w:ascii="Gill Sans MT" w:hAnsi="Gill Sans MT"/>
          <w:b/>
          <w:color w:val="000000"/>
          <w:sz w:val="24"/>
          <w:szCs w:val="24"/>
        </w:rPr>
      </w:pPr>
    </w:p>
    <w:p w14:paraId="5DEB3DEE" w14:textId="77777777" w:rsidR="002A0ADC" w:rsidRDefault="002A0ADC" w:rsidP="00A17C6A">
      <w:pPr>
        <w:pBdr>
          <w:top w:val="nil"/>
          <w:left w:val="nil"/>
          <w:bottom w:val="nil"/>
          <w:right w:val="nil"/>
          <w:between w:val="nil"/>
        </w:pBdr>
        <w:spacing w:after="0"/>
        <w:rPr>
          <w:rFonts w:ascii="Gill Sans MT" w:hAnsi="Gill Sans MT"/>
          <w:bCs/>
          <w:i/>
          <w:iCs/>
          <w:color w:val="000000"/>
          <w:sz w:val="24"/>
          <w:szCs w:val="24"/>
        </w:rPr>
      </w:pPr>
    </w:p>
    <w:p w14:paraId="24B3C01C" w14:textId="77777777" w:rsidR="00471357" w:rsidRPr="004E0EDC" w:rsidRDefault="00471357" w:rsidP="00A17C6A">
      <w:pPr>
        <w:pBdr>
          <w:top w:val="nil"/>
          <w:left w:val="nil"/>
          <w:bottom w:val="nil"/>
          <w:right w:val="nil"/>
          <w:between w:val="nil"/>
        </w:pBdr>
        <w:spacing w:after="0"/>
        <w:rPr>
          <w:rFonts w:ascii="Gill Sans MT" w:hAnsi="Gill Sans MT"/>
          <w:bCs/>
          <w:i/>
          <w:iCs/>
          <w:color w:val="000000"/>
          <w:sz w:val="24"/>
          <w:szCs w:val="24"/>
        </w:rPr>
      </w:pPr>
    </w:p>
    <w:p w14:paraId="1EDDB430" w14:textId="77777777" w:rsidR="00CA63D8" w:rsidRDefault="00DB1EFE" w:rsidP="00A17C6A">
      <w:pPr>
        <w:pBdr>
          <w:top w:val="nil"/>
          <w:left w:val="nil"/>
          <w:bottom w:val="nil"/>
          <w:right w:val="nil"/>
          <w:between w:val="nil"/>
        </w:pBdr>
        <w:spacing w:after="0"/>
        <w:rPr>
          <w:rFonts w:ascii="Gill Sans MT" w:hAnsi="Gill Sans MT"/>
          <w:bCs/>
          <w:i/>
          <w:iCs/>
          <w:color w:val="000000"/>
          <w:sz w:val="24"/>
          <w:szCs w:val="24"/>
        </w:rPr>
      </w:pPr>
      <w:r w:rsidRPr="004E0EDC">
        <w:rPr>
          <w:rFonts w:ascii="Gill Sans MT" w:hAnsi="Gill Sans MT"/>
          <w:b/>
          <w:color w:val="000000"/>
          <w:sz w:val="24"/>
          <w:szCs w:val="24"/>
        </w:rPr>
        <w:t xml:space="preserve">7. Learning and Adaptation </w:t>
      </w:r>
      <w:r w:rsidRPr="004E0EDC">
        <w:rPr>
          <w:rFonts w:ascii="Gill Sans MT" w:hAnsi="Gill Sans MT"/>
          <w:bCs/>
          <w:i/>
          <w:iCs/>
          <w:color w:val="000000"/>
          <w:sz w:val="24"/>
          <w:szCs w:val="24"/>
        </w:rPr>
        <w:t>(</w:t>
      </w:r>
      <w:r w:rsidR="00EA2326" w:rsidRPr="004E0EDC">
        <w:rPr>
          <w:rFonts w:ascii="Gill Sans MT" w:hAnsi="Gill Sans MT"/>
          <w:bCs/>
          <w:i/>
          <w:iCs/>
          <w:color w:val="000000"/>
          <w:sz w:val="24"/>
          <w:szCs w:val="24"/>
        </w:rPr>
        <w:t xml:space="preserve">share at least </w:t>
      </w:r>
      <w:r w:rsidR="00EA2926" w:rsidRPr="004E0EDC">
        <w:rPr>
          <w:rFonts w:ascii="Gill Sans MT" w:hAnsi="Gill Sans MT"/>
          <w:bCs/>
          <w:i/>
          <w:iCs/>
          <w:color w:val="000000"/>
          <w:sz w:val="24"/>
          <w:szCs w:val="24"/>
        </w:rPr>
        <w:t>3 lessons</w:t>
      </w:r>
      <w:r w:rsidRPr="004E0EDC">
        <w:rPr>
          <w:rFonts w:ascii="Gill Sans MT" w:hAnsi="Gill Sans MT"/>
          <w:bCs/>
          <w:i/>
          <w:iCs/>
          <w:color w:val="000000"/>
          <w:sz w:val="24"/>
          <w:szCs w:val="24"/>
        </w:rPr>
        <w:t xml:space="preserve"> learned during the reporting period. Lessons are insights derived from both successful and unsuccessful experiences </w:t>
      </w:r>
      <w:r w:rsidR="00EA2326" w:rsidRPr="004E0EDC">
        <w:rPr>
          <w:rFonts w:ascii="Gill Sans MT" w:hAnsi="Gill Sans MT"/>
          <w:bCs/>
          <w:i/>
          <w:iCs/>
          <w:color w:val="000000"/>
          <w:sz w:val="24"/>
          <w:szCs w:val="24"/>
        </w:rPr>
        <w:t>based on what does and does not work while implementing the project)</w:t>
      </w:r>
    </w:p>
    <w:p w14:paraId="3A5649E3" w14:textId="77777777" w:rsidR="002E3D85" w:rsidRDefault="002E3D85" w:rsidP="00A17C6A">
      <w:pPr>
        <w:pBdr>
          <w:top w:val="nil"/>
          <w:left w:val="nil"/>
          <w:bottom w:val="nil"/>
          <w:right w:val="nil"/>
          <w:between w:val="nil"/>
        </w:pBdr>
        <w:spacing w:after="0"/>
        <w:rPr>
          <w:rFonts w:ascii="Gill Sans MT" w:hAnsi="Gill Sans MT"/>
          <w:bCs/>
          <w:color w:val="000000"/>
          <w:sz w:val="24"/>
          <w:szCs w:val="24"/>
        </w:rPr>
      </w:pPr>
      <w:r w:rsidRPr="00430B36">
        <w:rPr>
          <w:rFonts w:ascii="Gill Sans MT" w:hAnsi="Gill Sans MT"/>
          <w:bCs/>
          <w:color w:val="000000"/>
          <w:sz w:val="24"/>
          <w:szCs w:val="24"/>
        </w:rPr>
        <w:t xml:space="preserve"> </w:t>
      </w:r>
      <w:r w:rsidR="00430B36" w:rsidRPr="00C653D9">
        <w:rPr>
          <w:rFonts w:ascii="Gill Sans MT" w:hAnsi="Gill Sans MT"/>
          <w:b/>
          <w:color w:val="000000"/>
          <w:sz w:val="24"/>
          <w:szCs w:val="24"/>
        </w:rPr>
        <w:t>1.</w:t>
      </w:r>
      <w:r w:rsidR="00033E88">
        <w:rPr>
          <w:rFonts w:ascii="Gill Sans MT" w:hAnsi="Gill Sans MT"/>
          <w:b/>
          <w:color w:val="000000"/>
          <w:sz w:val="24"/>
          <w:szCs w:val="24"/>
        </w:rPr>
        <w:t xml:space="preserve"> </w:t>
      </w:r>
      <w:r w:rsidR="003B6C41" w:rsidRPr="00F05311">
        <w:rPr>
          <w:rFonts w:ascii="Gill Sans MT" w:hAnsi="Gill Sans MT"/>
          <w:bCs/>
          <w:color w:val="000000"/>
          <w:sz w:val="24"/>
          <w:szCs w:val="24"/>
        </w:rPr>
        <w:t>J</w:t>
      </w:r>
      <w:r w:rsidR="00176920" w:rsidRPr="00F05311">
        <w:rPr>
          <w:rFonts w:ascii="Gill Sans MT" w:hAnsi="Gill Sans MT"/>
          <w:bCs/>
          <w:color w:val="000000"/>
          <w:sz w:val="24"/>
          <w:szCs w:val="24"/>
        </w:rPr>
        <w:t>ob tracking</w:t>
      </w:r>
      <w:r w:rsidR="003B6C41" w:rsidRPr="00F05311">
        <w:rPr>
          <w:rFonts w:ascii="Gill Sans MT" w:hAnsi="Gill Sans MT"/>
          <w:bCs/>
          <w:color w:val="000000"/>
          <w:sz w:val="24"/>
          <w:szCs w:val="24"/>
        </w:rPr>
        <w:t xml:space="preserve"> will now </w:t>
      </w:r>
      <w:r w:rsidR="00F05311" w:rsidRPr="00F05311">
        <w:rPr>
          <w:rFonts w:ascii="Gill Sans MT" w:hAnsi="Gill Sans MT"/>
          <w:bCs/>
          <w:color w:val="000000"/>
          <w:sz w:val="24"/>
          <w:szCs w:val="24"/>
        </w:rPr>
        <w:t>be going</w:t>
      </w:r>
      <w:r w:rsidR="003B6C41" w:rsidRPr="00F05311">
        <w:rPr>
          <w:rFonts w:ascii="Gill Sans MT" w:hAnsi="Gill Sans MT"/>
          <w:bCs/>
          <w:color w:val="000000"/>
          <w:sz w:val="24"/>
          <w:szCs w:val="24"/>
        </w:rPr>
        <w:t xml:space="preserve"> forward be taken as one of the routine activities planned by the cluster to avoid </w:t>
      </w:r>
      <w:r w:rsidR="00284F27" w:rsidRPr="00F05311">
        <w:rPr>
          <w:rFonts w:ascii="Gill Sans MT" w:hAnsi="Gill Sans MT"/>
          <w:bCs/>
          <w:color w:val="000000"/>
          <w:sz w:val="24"/>
          <w:szCs w:val="24"/>
        </w:rPr>
        <w:t>emergency</w:t>
      </w:r>
      <w:r w:rsidR="00F05311" w:rsidRPr="00F05311">
        <w:rPr>
          <w:rFonts w:ascii="Gill Sans MT" w:hAnsi="Gill Sans MT"/>
          <w:bCs/>
          <w:color w:val="000000"/>
          <w:sz w:val="24"/>
          <w:szCs w:val="24"/>
        </w:rPr>
        <w:t xml:space="preserve"> like what the cluster had during the month where the team had to job track over 11,000 participants</w:t>
      </w:r>
      <w:r w:rsidR="00F05311">
        <w:rPr>
          <w:rFonts w:ascii="Gill Sans MT" w:hAnsi="Gill Sans MT"/>
          <w:b/>
          <w:color w:val="000000"/>
          <w:sz w:val="24"/>
          <w:szCs w:val="24"/>
        </w:rPr>
        <w:t>.</w:t>
      </w:r>
      <w:r w:rsidR="00176920">
        <w:rPr>
          <w:rFonts w:ascii="Gill Sans MT" w:hAnsi="Gill Sans MT"/>
          <w:b/>
          <w:color w:val="000000"/>
          <w:sz w:val="24"/>
          <w:szCs w:val="24"/>
        </w:rPr>
        <w:t xml:space="preserve"> </w:t>
      </w:r>
      <w:r w:rsidR="00F05311">
        <w:rPr>
          <w:rFonts w:ascii="Gill Sans MT" w:hAnsi="Gill Sans MT"/>
          <w:bCs/>
          <w:color w:val="000000"/>
          <w:sz w:val="24"/>
          <w:szCs w:val="24"/>
        </w:rPr>
        <w:t>The activity caused tensions and di</w:t>
      </w:r>
      <w:r w:rsidR="004F35FD">
        <w:rPr>
          <w:rFonts w:ascii="Gill Sans MT" w:hAnsi="Gill Sans MT"/>
          <w:bCs/>
          <w:color w:val="000000"/>
          <w:sz w:val="24"/>
          <w:szCs w:val="24"/>
        </w:rPr>
        <w:t>sr</w:t>
      </w:r>
      <w:r w:rsidR="00F05311">
        <w:rPr>
          <w:rFonts w:ascii="Gill Sans MT" w:hAnsi="Gill Sans MT"/>
          <w:bCs/>
          <w:color w:val="000000"/>
          <w:sz w:val="24"/>
          <w:szCs w:val="24"/>
        </w:rPr>
        <w:t xml:space="preserve">upted the </w:t>
      </w:r>
      <w:r w:rsidR="004F35FD">
        <w:rPr>
          <w:rFonts w:ascii="Gill Sans MT" w:hAnsi="Gill Sans MT"/>
          <w:bCs/>
          <w:color w:val="000000"/>
          <w:sz w:val="24"/>
          <w:szCs w:val="24"/>
        </w:rPr>
        <w:t xml:space="preserve">implementation of other crucial activities including </w:t>
      </w:r>
      <w:r w:rsidR="00284F27">
        <w:rPr>
          <w:rFonts w:ascii="Gill Sans MT" w:hAnsi="Gill Sans MT"/>
          <w:bCs/>
          <w:color w:val="000000"/>
          <w:sz w:val="24"/>
          <w:szCs w:val="24"/>
        </w:rPr>
        <w:t xml:space="preserve">mobilisation of the young people are resources for production. </w:t>
      </w:r>
    </w:p>
    <w:p w14:paraId="1B5D6900" w14:textId="77777777" w:rsidR="00430B36" w:rsidRPr="00430B36" w:rsidRDefault="00430B36" w:rsidP="00A17C6A">
      <w:pPr>
        <w:pBdr>
          <w:top w:val="nil"/>
          <w:left w:val="nil"/>
          <w:bottom w:val="nil"/>
          <w:right w:val="nil"/>
          <w:between w:val="nil"/>
        </w:pBdr>
        <w:spacing w:after="0"/>
        <w:rPr>
          <w:rFonts w:ascii="Gill Sans MT" w:hAnsi="Gill Sans MT"/>
          <w:bCs/>
          <w:color w:val="000000"/>
          <w:sz w:val="24"/>
          <w:szCs w:val="24"/>
        </w:rPr>
      </w:pPr>
      <w:r w:rsidRPr="00C653D9">
        <w:rPr>
          <w:rFonts w:ascii="Gill Sans MT" w:hAnsi="Gill Sans MT"/>
          <w:b/>
          <w:color w:val="000000"/>
          <w:sz w:val="24"/>
          <w:szCs w:val="24"/>
        </w:rPr>
        <w:t>2.</w:t>
      </w:r>
      <w:r>
        <w:rPr>
          <w:rFonts w:ascii="Gill Sans MT" w:hAnsi="Gill Sans MT"/>
          <w:bCs/>
          <w:color w:val="000000"/>
          <w:sz w:val="24"/>
          <w:szCs w:val="24"/>
        </w:rPr>
        <w:t xml:space="preserve"> </w:t>
      </w:r>
      <w:r w:rsidR="003648E0">
        <w:rPr>
          <w:rFonts w:ascii="Gill Sans MT" w:hAnsi="Gill Sans MT"/>
          <w:bCs/>
          <w:color w:val="000000"/>
          <w:sz w:val="24"/>
          <w:szCs w:val="24"/>
        </w:rPr>
        <w:t xml:space="preserve">Following the field monitoring visit and interaction with the participants, </w:t>
      </w:r>
      <w:r w:rsidR="003602B0">
        <w:rPr>
          <w:rFonts w:ascii="Gill Sans MT" w:hAnsi="Gill Sans MT"/>
          <w:bCs/>
          <w:color w:val="000000"/>
          <w:sz w:val="24"/>
          <w:szCs w:val="24"/>
        </w:rPr>
        <w:t xml:space="preserve">it has been realised that the major reason for delay or failure of the young people to pay commitment fees especially on horticulture </w:t>
      </w:r>
      <w:r w:rsidR="00876900">
        <w:rPr>
          <w:rFonts w:ascii="Gill Sans MT" w:hAnsi="Gill Sans MT"/>
          <w:bCs/>
          <w:color w:val="000000"/>
          <w:sz w:val="24"/>
          <w:szCs w:val="24"/>
        </w:rPr>
        <w:t xml:space="preserve">lack or improper way of CBA delivery. </w:t>
      </w:r>
      <w:r w:rsidR="00A1434F">
        <w:rPr>
          <w:rFonts w:ascii="Gill Sans MT" w:hAnsi="Gill Sans MT"/>
          <w:bCs/>
          <w:color w:val="000000"/>
          <w:sz w:val="24"/>
          <w:szCs w:val="24"/>
        </w:rPr>
        <w:t xml:space="preserve">All the </w:t>
      </w:r>
      <w:r w:rsidR="004833EA">
        <w:rPr>
          <w:rFonts w:ascii="Gill Sans MT" w:hAnsi="Gill Sans MT"/>
          <w:bCs/>
          <w:color w:val="000000"/>
          <w:sz w:val="24"/>
          <w:szCs w:val="24"/>
        </w:rPr>
        <w:t>front-line</w:t>
      </w:r>
      <w:r w:rsidR="00A1434F">
        <w:rPr>
          <w:rFonts w:ascii="Gill Sans MT" w:hAnsi="Gill Sans MT"/>
          <w:bCs/>
          <w:color w:val="000000"/>
          <w:sz w:val="24"/>
          <w:szCs w:val="24"/>
        </w:rPr>
        <w:t xml:space="preserve"> team members will be taken through the effective </w:t>
      </w:r>
      <w:r w:rsidR="00B132C4">
        <w:rPr>
          <w:rFonts w:ascii="Gill Sans MT" w:hAnsi="Gill Sans MT"/>
          <w:bCs/>
          <w:color w:val="000000"/>
          <w:sz w:val="24"/>
          <w:szCs w:val="24"/>
        </w:rPr>
        <w:t>CBA delivery process including the CAEs from the side of the PSA.</w:t>
      </w:r>
      <w:r w:rsidR="00A1434F">
        <w:rPr>
          <w:rFonts w:ascii="Gill Sans MT" w:hAnsi="Gill Sans MT"/>
          <w:bCs/>
          <w:color w:val="000000"/>
          <w:sz w:val="24"/>
          <w:szCs w:val="24"/>
        </w:rPr>
        <w:t xml:space="preserve"> </w:t>
      </w:r>
      <w:r w:rsidR="003648E0">
        <w:rPr>
          <w:rFonts w:ascii="Gill Sans MT" w:hAnsi="Gill Sans MT"/>
          <w:bCs/>
          <w:color w:val="000000"/>
          <w:sz w:val="24"/>
          <w:szCs w:val="24"/>
        </w:rPr>
        <w:t xml:space="preserve"> </w:t>
      </w:r>
    </w:p>
    <w:p w14:paraId="6991EF2D" w14:textId="77777777" w:rsidR="004E0EDC" w:rsidRPr="004E0EDC" w:rsidRDefault="004E0EDC" w:rsidP="009574D8">
      <w:pPr>
        <w:pBdr>
          <w:top w:val="nil"/>
          <w:left w:val="nil"/>
          <w:bottom w:val="nil"/>
          <w:right w:val="nil"/>
          <w:between w:val="nil"/>
        </w:pBdr>
        <w:spacing w:after="0"/>
        <w:rPr>
          <w:rFonts w:ascii="Gill Sans MT" w:hAnsi="Gill Sans MT"/>
          <w:b/>
          <w:color w:val="000000"/>
          <w:sz w:val="24"/>
          <w:szCs w:val="24"/>
        </w:rPr>
      </w:pPr>
    </w:p>
    <w:p w14:paraId="1E918ACF" w14:textId="77777777" w:rsidR="000B1C15" w:rsidRDefault="00D857CE" w:rsidP="007239D8">
      <w:pPr>
        <w:pStyle w:val="ListParagraph"/>
        <w:numPr>
          <w:ilvl w:val="1"/>
          <w:numId w:val="19"/>
        </w:numPr>
        <w:pBdr>
          <w:top w:val="nil"/>
          <w:left w:val="nil"/>
          <w:bottom w:val="nil"/>
          <w:right w:val="nil"/>
          <w:between w:val="nil"/>
        </w:pBdr>
        <w:spacing w:after="0"/>
        <w:rPr>
          <w:rFonts w:ascii="Gill Sans MT" w:hAnsi="Gill Sans MT"/>
          <w:b/>
          <w:color w:val="000000"/>
          <w:szCs w:val="24"/>
        </w:rPr>
      </w:pPr>
      <w:r w:rsidRPr="004E0EDC">
        <w:rPr>
          <w:rFonts w:ascii="Gill Sans MT" w:hAnsi="Gill Sans MT"/>
          <w:b/>
          <w:color w:val="000000"/>
          <w:szCs w:val="24"/>
        </w:rPr>
        <w:t xml:space="preserve">FACTORS THAT CONTRIBUTED TO THE ABOVE ACHIEVEMENTS: </w:t>
      </w:r>
    </w:p>
    <w:p w14:paraId="5086EB88" w14:textId="77777777" w:rsidR="00970474" w:rsidRPr="00970474" w:rsidRDefault="00970474" w:rsidP="00970474">
      <w:pPr>
        <w:pBdr>
          <w:top w:val="nil"/>
          <w:left w:val="nil"/>
          <w:bottom w:val="nil"/>
          <w:right w:val="nil"/>
          <w:between w:val="nil"/>
        </w:pBdr>
        <w:spacing w:after="0"/>
        <w:rPr>
          <w:rFonts w:ascii="Gill Sans MT" w:hAnsi="Gill Sans MT"/>
          <w:b/>
          <w:color w:val="000000"/>
          <w:szCs w:val="24"/>
        </w:rPr>
      </w:pPr>
    </w:p>
    <w:p w14:paraId="6306B36B" w14:textId="77777777" w:rsidR="004833EA" w:rsidRDefault="004833EA" w:rsidP="00582825">
      <w:pPr>
        <w:pStyle w:val="ListParagraph"/>
        <w:numPr>
          <w:ilvl w:val="0"/>
          <w:numId w:val="40"/>
        </w:numPr>
        <w:spacing w:after="0" w:line="240" w:lineRule="auto"/>
        <w:jc w:val="both"/>
        <w:rPr>
          <w:rFonts w:ascii="Gill Sans MT" w:hAnsi="Gill Sans MT"/>
          <w:color w:val="000000"/>
          <w:szCs w:val="24"/>
        </w:rPr>
      </w:pPr>
      <w:r>
        <w:t>Joint planning and follow-up across the districts and cluster continued to support coordinated implementation and reporting in June.</w:t>
      </w:r>
    </w:p>
    <w:p w14:paraId="131E091C" w14:textId="77777777" w:rsidR="004833EA" w:rsidRDefault="004833EA" w:rsidP="00582825">
      <w:pPr>
        <w:pStyle w:val="ListParagraph"/>
        <w:numPr>
          <w:ilvl w:val="0"/>
          <w:numId w:val="40"/>
        </w:numPr>
        <w:spacing w:after="0" w:line="240" w:lineRule="auto"/>
        <w:jc w:val="both"/>
        <w:rPr>
          <w:rFonts w:ascii="Gill Sans MT" w:hAnsi="Gill Sans MT"/>
          <w:color w:val="000000"/>
          <w:szCs w:val="24"/>
        </w:rPr>
      </w:pPr>
      <w:r>
        <w:t>Direct follow-up with field staff and producer groups contributed to stronger reporting on profiling, production support, sales, ISLA and leverage during June.</w:t>
      </w:r>
    </w:p>
    <w:p w14:paraId="0250269B" w14:textId="77777777" w:rsidR="004833EA" w:rsidRPr="00B73185" w:rsidRDefault="00381068" w:rsidP="00582825">
      <w:pPr>
        <w:pStyle w:val="ListParagraph"/>
        <w:numPr>
          <w:ilvl w:val="0"/>
          <w:numId w:val="40"/>
        </w:numPr>
        <w:pBdr>
          <w:top w:val="nil"/>
          <w:left w:val="nil"/>
          <w:bottom w:val="single" w:sz="4" w:space="1" w:color="000000"/>
          <w:right w:val="nil"/>
          <w:between w:val="nil"/>
        </w:pBdr>
        <w:spacing w:after="0" w:line="240" w:lineRule="auto"/>
        <w:jc w:val="both"/>
        <w:rPr>
          <w:rFonts w:ascii="Gill Sans MT" w:hAnsi="Gill Sans MT"/>
          <w:b/>
          <w:color w:val="000000"/>
          <w:szCs w:val="24"/>
        </w:rPr>
      </w:pPr>
      <w:r>
        <w:t>Intentional allocation of responsibilities to the front-line team and close performance follow-up supported delivery of the June 2026 results.</w:t>
      </w:r>
    </w:p>
    <w:p w14:paraId="57E5BAF6" w14:textId="77777777" w:rsidR="00B73185" w:rsidRPr="00B73185" w:rsidRDefault="00B73185" w:rsidP="00B73185">
      <w:pPr>
        <w:pStyle w:val="ListParagraph"/>
        <w:pBdr>
          <w:top w:val="nil"/>
          <w:left w:val="nil"/>
          <w:bottom w:val="single" w:sz="4" w:space="1" w:color="000000"/>
          <w:right w:val="nil"/>
          <w:between w:val="nil"/>
        </w:pBdr>
        <w:spacing w:after="0" w:line="240" w:lineRule="auto"/>
        <w:jc w:val="both"/>
        <w:rPr>
          <w:rFonts w:ascii="Gill Sans MT" w:hAnsi="Gill Sans MT"/>
          <w:b/>
          <w:color w:val="000000"/>
          <w:szCs w:val="24"/>
        </w:rPr>
      </w:pPr>
    </w:p>
    <w:p w14:paraId="2342411E" w14:textId="77777777" w:rsidR="000B1C15" w:rsidRPr="004E0EDC" w:rsidRDefault="00D857CE">
      <w:pPr>
        <w:pBdr>
          <w:top w:val="nil"/>
          <w:left w:val="nil"/>
          <w:bottom w:val="single" w:sz="4" w:space="1" w:color="000000"/>
          <w:right w:val="nil"/>
          <w:between w:val="nil"/>
        </w:pBdr>
        <w:spacing w:after="0" w:line="240" w:lineRule="auto"/>
        <w:rPr>
          <w:rFonts w:ascii="Gill Sans MT" w:hAnsi="Gill Sans MT"/>
          <w:b/>
          <w:color w:val="000000"/>
          <w:sz w:val="24"/>
          <w:szCs w:val="24"/>
        </w:rPr>
      </w:pPr>
      <w:r w:rsidRPr="004E0EDC">
        <w:rPr>
          <w:rFonts w:ascii="Gill Sans MT" w:hAnsi="Gill Sans MT"/>
          <w:b/>
          <w:color w:val="000000"/>
          <w:sz w:val="24"/>
          <w:szCs w:val="24"/>
        </w:rPr>
        <w:t>2.</w:t>
      </w:r>
      <w:r w:rsidR="007239D8" w:rsidRPr="004E0EDC">
        <w:rPr>
          <w:rFonts w:ascii="Gill Sans MT" w:hAnsi="Gill Sans MT"/>
          <w:b/>
          <w:color w:val="000000"/>
          <w:sz w:val="24"/>
          <w:szCs w:val="24"/>
        </w:rPr>
        <w:t>3</w:t>
      </w:r>
      <w:r w:rsidRPr="004E0EDC">
        <w:rPr>
          <w:rFonts w:ascii="Gill Sans MT" w:hAnsi="Gill Sans MT"/>
          <w:b/>
          <w:color w:val="000000"/>
          <w:sz w:val="24"/>
          <w:szCs w:val="24"/>
        </w:rPr>
        <w:t xml:space="preserve"> Project Challenges</w:t>
      </w:r>
    </w:p>
    <w:p w14:paraId="3FC8ECE5" w14:textId="77777777" w:rsidR="000B1C15" w:rsidRPr="004E0EDC" w:rsidRDefault="00D857CE">
      <w:pPr>
        <w:pBdr>
          <w:top w:val="nil"/>
          <w:left w:val="nil"/>
          <w:bottom w:val="nil"/>
          <w:right w:val="nil"/>
          <w:between w:val="nil"/>
        </w:pBdr>
        <w:spacing w:after="0" w:line="240" w:lineRule="auto"/>
        <w:ind w:left="-2"/>
        <w:rPr>
          <w:rFonts w:ascii="Gill Sans MT" w:hAnsi="Gill Sans MT"/>
          <w:color w:val="141413"/>
          <w:sz w:val="24"/>
          <w:szCs w:val="24"/>
        </w:rPr>
      </w:pPr>
      <w:r w:rsidRPr="004E0EDC">
        <w:rPr>
          <w:rFonts w:ascii="Gill Sans MT" w:hAnsi="Gill Sans MT"/>
          <w:i/>
          <w:color w:val="141413"/>
          <w:sz w:val="24"/>
          <w:szCs w:val="24"/>
        </w:rPr>
        <w:tab/>
      </w:r>
      <w:r w:rsidRPr="004E0EDC">
        <w:rPr>
          <w:rFonts w:ascii="Gill Sans MT" w:hAnsi="Gill Sans MT"/>
          <w:i/>
          <w:color w:val="002060"/>
          <w:sz w:val="24"/>
          <w:szCs w:val="24"/>
        </w:rPr>
        <w:t>Please outline 3 key project and/or implementation challenges that occurred during this reporting period. If more rows are needed</w:t>
      </w:r>
      <w:r w:rsidRPr="004E0EDC">
        <w:rPr>
          <w:rFonts w:ascii="Gill Sans MT" w:hAnsi="Gill Sans MT"/>
          <w:color w:val="002060"/>
          <w:sz w:val="24"/>
          <w:szCs w:val="24"/>
        </w:rPr>
        <w:t xml:space="preserve"> </w:t>
      </w:r>
      <w:r w:rsidRPr="004E0EDC">
        <w:rPr>
          <w:rFonts w:ascii="Gill Sans MT" w:hAnsi="Gill Sans MT"/>
          <w:i/>
          <w:color w:val="002060"/>
          <w:sz w:val="24"/>
          <w:szCs w:val="24"/>
        </w:rPr>
        <w:t>copy and paste the Challenge as well as the table below it.</w:t>
      </w:r>
    </w:p>
    <w:p w14:paraId="1A34F498" w14:textId="77777777" w:rsidR="000B1C15" w:rsidRPr="004E0EDC" w:rsidRDefault="000B1C15">
      <w:pPr>
        <w:pBdr>
          <w:top w:val="nil"/>
          <w:left w:val="nil"/>
          <w:bottom w:val="nil"/>
          <w:right w:val="nil"/>
          <w:between w:val="nil"/>
        </w:pBdr>
        <w:spacing w:after="0" w:line="240" w:lineRule="auto"/>
        <w:rPr>
          <w:rFonts w:ascii="Gill Sans MT" w:hAnsi="Gill Sans MT"/>
          <w:b/>
          <w:color w:val="141413"/>
          <w:sz w:val="24"/>
          <w:szCs w:val="24"/>
        </w:rPr>
      </w:pPr>
    </w:p>
    <w:tbl>
      <w:tblPr>
        <w:tblStyle w:val="TableGrid"/>
        <w:tblW w:w="10773" w:type="dxa"/>
        <w:tblInd w:w="137" w:type="dxa"/>
        <w:tblLook w:val="04A0" w:firstRow="1" w:lastRow="0" w:firstColumn="1" w:lastColumn="0" w:noHBand="0" w:noVBand="1"/>
      </w:tblPr>
      <w:tblGrid>
        <w:gridCol w:w="2977"/>
        <w:gridCol w:w="3260"/>
        <w:gridCol w:w="4536"/>
      </w:tblGrid>
      <w:tr w:rsidR="002B655F" w:rsidRPr="00305EC9" w14:paraId="233729D6" w14:textId="77777777">
        <w:tc>
          <w:tcPr>
            <w:tcW w:w="2977" w:type="dxa"/>
          </w:tcPr>
          <w:p w14:paraId="7C98382B" w14:textId="77777777" w:rsidR="002B655F" w:rsidRPr="008F7851" w:rsidRDefault="002B655F">
            <w:pPr>
              <w:pStyle w:val="ListParagraph"/>
              <w:spacing w:before="120" w:after="120"/>
              <w:ind w:left="0"/>
              <w:jc w:val="both"/>
              <w:rPr>
                <w:rFonts w:ascii="Gill Sans MT" w:hAnsi="Gill Sans MT" w:cs="Times New Roman"/>
                <w:b/>
                <w:bCs/>
                <w:color w:val="000000"/>
                <w:szCs w:val="24"/>
              </w:rPr>
            </w:pPr>
            <w:bookmarkStart w:id="6" w:name="_2et92p0" w:colFirst="0" w:colLast="0"/>
            <w:bookmarkEnd w:id="6"/>
            <w:r w:rsidRPr="008F7851">
              <w:rPr>
                <w:rFonts w:ascii="Gill Sans MT" w:hAnsi="Gill Sans MT" w:cs="Times New Roman"/>
                <w:b/>
                <w:bCs/>
                <w:color w:val="000000"/>
                <w:szCs w:val="24"/>
              </w:rPr>
              <w:t>Challenge</w:t>
            </w:r>
          </w:p>
        </w:tc>
        <w:tc>
          <w:tcPr>
            <w:tcW w:w="3260" w:type="dxa"/>
          </w:tcPr>
          <w:p w14:paraId="76AFB85D" w14:textId="77777777" w:rsidR="002B655F" w:rsidRPr="008F7851" w:rsidRDefault="002B655F">
            <w:pPr>
              <w:pStyle w:val="ListParagraph"/>
              <w:spacing w:before="120" w:after="120"/>
              <w:ind w:left="0"/>
              <w:jc w:val="both"/>
              <w:rPr>
                <w:rFonts w:ascii="Gill Sans MT" w:hAnsi="Gill Sans MT" w:cs="Times New Roman"/>
                <w:b/>
                <w:bCs/>
                <w:color w:val="000000"/>
                <w:szCs w:val="24"/>
              </w:rPr>
            </w:pPr>
            <w:r w:rsidRPr="008F7851">
              <w:rPr>
                <w:rFonts w:ascii="Gill Sans MT" w:hAnsi="Gill Sans MT" w:cs="Times New Roman"/>
                <w:b/>
                <w:bCs/>
                <w:color w:val="000000"/>
                <w:szCs w:val="24"/>
              </w:rPr>
              <w:t xml:space="preserve">Contributing factor </w:t>
            </w:r>
          </w:p>
        </w:tc>
        <w:tc>
          <w:tcPr>
            <w:tcW w:w="4536" w:type="dxa"/>
          </w:tcPr>
          <w:p w14:paraId="4E40B39B" w14:textId="77777777" w:rsidR="002B655F" w:rsidRPr="008F7851" w:rsidRDefault="002B655F">
            <w:pPr>
              <w:pStyle w:val="ListParagraph"/>
              <w:spacing w:before="120" w:after="120"/>
              <w:ind w:left="0"/>
              <w:jc w:val="both"/>
              <w:rPr>
                <w:rFonts w:ascii="Gill Sans MT" w:hAnsi="Gill Sans MT" w:cs="Times New Roman"/>
                <w:b/>
                <w:bCs/>
                <w:color w:val="000000"/>
                <w:szCs w:val="24"/>
              </w:rPr>
            </w:pPr>
            <w:r w:rsidRPr="008F7851">
              <w:rPr>
                <w:rFonts w:ascii="Gill Sans MT" w:hAnsi="Gill Sans MT" w:cs="Times New Roman"/>
                <w:b/>
                <w:bCs/>
                <w:color w:val="000000"/>
                <w:szCs w:val="24"/>
              </w:rPr>
              <w:t>Management Approach</w:t>
            </w:r>
          </w:p>
        </w:tc>
      </w:tr>
      <w:tr w:rsidR="002B655F" w:rsidRPr="00305EC9" w14:paraId="6DE6C10A" w14:textId="77777777">
        <w:tc>
          <w:tcPr>
            <w:tcW w:w="2977" w:type="dxa"/>
          </w:tcPr>
          <w:p w14:paraId="164CB922" w14:textId="77777777" w:rsidR="002B655F" w:rsidRPr="000E46E8" w:rsidRDefault="00466FDA" w:rsidP="00CC6DCE">
            <w:pPr>
              <w:spacing w:before="120" w:after="120"/>
              <w:jc w:val="both"/>
              <w:rPr>
                <w:rFonts w:ascii="Gill Sans MT" w:hAnsi="Gill Sans MT" w:cs="Times New Roman"/>
                <w:color w:val="000000"/>
                <w:sz w:val="24"/>
                <w:szCs w:val="24"/>
              </w:rPr>
            </w:pPr>
            <w:r>
              <w:rPr>
                <w:rFonts w:ascii="Gill Sans MT" w:hAnsi="Gill Sans MT" w:cs="Times New Roman"/>
                <w:color w:val="000000"/>
                <w:sz w:val="24"/>
                <w:szCs w:val="24"/>
              </w:rPr>
              <w:t>Slow pace of young people transitioning into production</w:t>
            </w:r>
            <w:r w:rsidR="00446EEB">
              <w:rPr>
                <w:rFonts w:ascii="Gill Sans MT" w:hAnsi="Gill Sans MT" w:cs="Times New Roman"/>
                <w:color w:val="000000"/>
                <w:sz w:val="24"/>
                <w:szCs w:val="24"/>
              </w:rPr>
              <w:t xml:space="preserve"> especially on horticulture value chain.</w:t>
            </w:r>
          </w:p>
        </w:tc>
        <w:tc>
          <w:tcPr>
            <w:tcW w:w="3260" w:type="dxa"/>
            <w:vAlign w:val="center"/>
          </w:tcPr>
          <w:p w14:paraId="1866FE48" w14:textId="77777777" w:rsidR="0075212B" w:rsidRDefault="003D2414" w:rsidP="004D7B5D">
            <w:pPr>
              <w:spacing w:before="120" w:after="120"/>
              <w:jc w:val="both"/>
              <w:rPr>
                <w:rFonts w:ascii="Gill Sans MT" w:hAnsi="Gill Sans MT" w:cs="Times New Roman"/>
                <w:color w:val="000000"/>
                <w:sz w:val="24"/>
                <w:szCs w:val="24"/>
              </w:rPr>
            </w:pPr>
            <w:r w:rsidRPr="000E46E8">
              <w:rPr>
                <w:rFonts w:ascii="Gill Sans MT" w:hAnsi="Gill Sans MT" w:cs="Times New Roman"/>
                <w:color w:val="000000"/>
                <w:sz w:val="24"/>
                <w:szCs w:val="24"/>
              </w:rPr>
              <w:t>Limited access to land by the young people which is a major factor in horticulture production.</w:t>
            </w:r>
          </w:p>
          <w:p w14:paraId="4235DB16" w14:textId="77777777" w:rsidR="00446EEB" w:rsidRDefault="000F647C" w:rsidP="004D7B5D">
            <w:pPr>
              <w:spacing w:before="120"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Lack of commitment fees </w:t>
            </w:r>
            <w:r w:rsidR="00EC2EC7">
              <w:rPr>
                <w:rFonts w:ascii="Gill Sans MT" w:hAnsi="Gill Sans MT" w:cs="Times New Roman"/>
                <w:color w:val="000000"/>
                <w:sz w:val="24"/>
                <w:szCs w:val="24"/>
              </w:rPr>
              <w:t xml:space="preserve">form some participants </w:t>
            </w:r>
          </w:p>
          <w:p w14:paraId="2722A70C" w14:textId="77777777" w:rsidR="00446EEB" w:rsidRDefault="00446EEB" w:rsidP="004D7B5D">
            <w:pPr>
              <w:spacing w:before="120" w:after="120"/>
              <w:jc w:val="both"/>
              <w:rPr>
                <w:rFonts w:ascii="Gill Sans MT" w:hAnsi="Gill Sans MT" w:cs="Times New Roman"/>
                <w:color w:val="000000"/>
                <w:sz w:val="24"/>
                <w:szCs w:val="24"/>
              </w:rPr>
            </w:pPr>
          </w:p>
          <w:p w14:paraId="776F38D8" w14:textId="77777777" w:rsidR="00446EEB" w:rsidRPr="000E46E8" w:rsidRDefault="00446EEB" w:rsidP="004D7B5D">
            <w:pPr>
              <w:spacing w:before="120" w:after="120"/>
              <w:jc w:val="both"/>
              <w:rPr>
                <w:rFonts w:ascii="Gill Sans MT" w:hAnsi="Gill Sans MT" w:cs="Times New Roman"/>
                <w:color w:val="000000"/>
                <w:sz w:val="24"/>
                <w:szCs w:val="24"/>
              </w:rPr>
            </w:pPr>
          </w:p>
        </w:tc>
        <w:tc>
          <w:tcPr>
            <w:tcW w:w="4536" w:type="dxa"/>
          </w:tcPr>
          <w:p w14:paraId="00E4AD3C" w14:textId="77777777" w:rsidR="002B655F" w:rsidRPr="000E46E8" w:rsidRDefault="003D2414" w:rsidP="00CC6DCE">
            <w:pPr>
              <w:spacing w:before="120" w:after="120"/>
              <w:jc w:val="both"/>
              <w:rPr>
                <w:rFonts w:ascii="Gill Sans MT" w:hAnsi="Gill Sans MT" w:cs="Times New Roman"/>
                <w:color w:val="000000"/>
                <w:sz w:val="24"/>
                <w:szCs w:val="24"/>
              </w:rPr>
            </w:pPr>
            <w:r w:rsidRPr="000E46E8">
              <w:rPr>
                <w:rFonts w:ascii="Gill Sans MT" w:hAnsi="Gill Sans MT" w:cs="Times New Roman"/>
                <w:color w:val="000000"/>
                <w:sz w:val="24"/>
                <w:szCs w:val="24"/>
              </w:rPr>
              <w:t>The team has deliberately widened the mobilisation scope including working with Agri hub and local leaders.</w:t>
            </w:r>
            <w:r w:rsidR="00B3322C" w:rsidRPr="000E46E8">
              <w:rPr>
                <w:rFonts w:ascii="Gill Sans MT" w:hAnsi="Gill Sans MT" w:cs="Times New Roman"/>
                <w:color w:val="000000"/>
                <w:sz w:val="24"/>
                <w:szCs w:val="24"/>
              </w:rPr>
              <w:t xml:space="preserve"> </w:t>
            </w:r>
          </w:p>
          <w:p w14:paraId="5FD68686" w14:textId="77777777" w:rsidR="003D2414" w:rsidRDefault="00DC7A72" w:rsidP="00CC6DCE">
            <w:pPr>
              <w:spacing w:before="120" w:after="120"/>
              <w:jc w:val="both"/>
              <w:rPr>
                <w:rFonts w:ascii="Gill Sans MT" w:hAnsi="Gill Sans MT" w:cs="Times New Roman"/>
                <w:color w:val="000000"/>
                <w:sz w:val="24"/>
                <w:szCs w:val="24"/>
              </w:rPr>
            </w:pPr>
            <w:r w:rsidRPr="000E46E8">
              <w:rPr>
                <w:rFonts w:ascii="Gill Sans MT" w:hAnsi="Gill Sans MT" w:cs="Times New Roman"/>
                <w:color w:val="000000"/>
                <w:sz w:val="24"/>
                <w:szCs w:val="24"/>
              </w:rPr>
              <w:t>The cluster has also engaged SAYE leadership to shift some target numbers from horticulture to poultry in the districts of Jinja, Iganga and Mayuge</w:t>
            </w:r>
          </w:p>
          <w:p w14:paraId="43F3B792" w14:textId="77777777" w:rsidR="00EC2EC7" w:rsidRPr="000E46E8" w:rsidRDefault="00EC2EC7" w:rsidP="00CC6DCE">
            <w:pPr>
              <w:spacing w:before="120" w:after="120"/>
              <w:jc w:val="both"/>
              <w:rPr>
                <w:rFonts w:ascii="Gill Sans MT" w:hAnsi="Gill Sans MT" w:cs="Times New Roman"/>
                <w:color w:val="000000"/>
                <w:sz w:val="24"/>
                <w:szCs w:val="24"/>
              </w:rPr>
            </w:pPr>
            <w:r>
              <w:rPr>
                <w:rFonts w:ascii="Gill Sans MT" w:hAnsi="Gill Sans MT" w:cs="Times New Roman"/>
                <w:color w:val="000000"/>
                <w:sz w:val="24"/>
                <w:szCs w:val="24"/>
              </w:rPr>
              <w:t>Encourage groups to begin saving right from onset and encourage them to borrow and use savings to pay commitment fees.</w:t>
            </w:r>
          </w:p>
          <w:p w14:paraId="77D628C3" w14:textId="77777777" w:rsidR="003D2414" w:rsidRPr="000E46E8" w:rsidRDefault="003D2414" w:rsidP="00CC6DCE">
            <w:pPr>
              <w:spacing w:before="120" w:after="120"/>
              <w:jc w:val="both"/>
              <w:rPr>
                <w:rFonts w:ascii="Gill Sans MT" w:hAnsi="Gill Sans MT" w:cs="Times New Roman"/>
                <w:color w:val="000000"/>
                <w:sz w:val="24"/>
                <w:szCs w:val="24"/>
              </w:rPr>
            </w:pPr>
          </w:p>
        </w:tc>
      </w:tr>
      <w:tr w:rsidR="00CC6DCE" w:rsidRPr="00305EC9" w14:paraId="51D60FC5" w14:textId="77777777">
        <w:tc>
          <w:tcPr>
            <w:tcW w:w="2977" w:type="dxa"/>
          </w:tcPr>
          <w:p w14:paraId="488894BE" w14:textId="77777777" w:rsidR="00CC6DCE" w:rsidRPr="000E46E8" w:rsidRDefault="00B12756" w:rsidP="00CC6DCE">
            <w:pPr>
              <w:spacing w:before="120" w:after="120"/>
              <w:jc w:val="both"/>
              <w:rPr>
                <w:rFonts w:ascii="Gill Sans MT" w:hAnsi="Gill Sans MT" w:cs="Times New Roman"/>
                <w:color w:val="000000"/>
                <w:sz w:val="24"/>
                <w:szCs w:val="24"/>
              </w:rPr>
            </w:pPr>
            <w:r>
              <w:rPr>
                <w:rFonts w:ascii="Gill Sans MT" w:hAnsi="Gill Sans MT" w:cs="Times New Roman"/>
                <w:color w:val="000000"/>
                <w:sz w:val="24"/>
                <w:szCs w:val="24"/>
              </w:rPr>
              <w:t>Poor coordination during mobilisation and onboarding of the participants during the profiling process by FSME, CURAD and Heifer</w:t>
            </w:r>
            <w:r w:rsidR="00FB60A1">
              <w:rPr>
                <w:rFonts w:ascii="Gill Sans MT" w:hAnsi="Gill Sans MT" w:cs="Times New Roman"/>
                <w:color w:val="000000"/>
                <w:sz w:val="24"/>
                <w:szCs w:val="24"/>
              </w:rPr>
              <w:t xml:space="preserve"> leading to participants </w:t>
            </w:r>
            <w:r w:rsidR="00985E6E">
              <w:rPr>
                <w:rFonts w:ascii="Gill Sans MT" w:hAnsi="Gill Sans MT" w:cs="Times New Roman"/>
                <w:color w:val="000000"/>
                <w:sz w:val="24"/>
                <w:szCs w:val="24"/>
              </w:rPr>
              <w:t xml:space="preserve">fir for example for production being profiled in value addition and the other way round. </w:t>
            </w:r>
          </w:p>
        </w:tc>
        <w:tc>
          <w:tcPr>
            <w:tcW w:w="3260" w:type="dxa"/>
            <w:vAlign w:val="center"/>
          </w:tcPr>
          <w:p w14:paraId="3ABF1D75" w14:textId="77777777" w:rsidR="00CC6DCE" w:rsidRPr="000E46E8" w:rsidRDefault="00985E6E" w:rsidP="004D7B5D">
            <w:pPr>
              <w:spacing w:before="120" w:after="120"/>
              <w:jc w:val="both"/>
              <w:rPr>
                <w:rFonts w:ascii="Gill Sans MT" w:hAnsi="Gill Sans MT" w:cs="Times New Roman"/>
                <w:color w:val="000000"/>
                <w:sz w:val="24"/>
                <w:szCs w:val="24"/>
              </w:rPr>
            </w:pPr>
            <w:r>
              <w:rPr>
                <w:rFonts w:ascii="Gill Sans MT" w:hAnsi="Gill Sans MT" w:cs="Times New Roman"/>
                <w:color w:val="000000"/>
                <w:sz w:val="24"/>
                <w:szCs w:val="24"/>
              </w:rPr>
              <w:t>Desire to have the targets met by all the consortium partners and lack of the clear referral mechanism in the field.</w:t>
            </w:r>
          </w:p>
        </w:tc>
        <w:tc>
          <w:tcPr>
            <w:tcW w:w="4536" w:type="dxa"/>
          </w:tcPr>
          <w:p w14:paraId="50D9E293" w14:textId="77777777" w:rsidR="00CC6DCE" w:rsidRPr="000E46E8" w:rsidRDefault="00985E6E" w:rsidP="00CC6DCE">
            <w:pPr>
              <w:spacing w:before="120" w:after="120"/>
              <w:jc w:val="both"/>
              <w:rPr>
                <w:rFonts w:ascii="Gill Sans MT" w:hAnsi="Gill Sans MT" w:cs="Times New Roman"/>
                <w:color w:val="000000"/>
                <w:sz w:val="24"/>
                <w:szCs w:val="24"/>
              </w:rPr>
            </w:pPr>
            <w:r>
              <w:rPr>
                <w:rFonts w:ascii="Gill Sans MT" w:hAnsi="Gill Sans MT" w:cs="Times New Roman"/>
                <w:color w:val="000000"/>
                <w:sz w:val="24"/>
                <w:szCs w:val="24"/>
              </w:rPr>
              <w:t>Improved coor</w:t>
            </w:r>
            <w:r w:rsidR="00DF072A">
              <w:rPr>
                <w:rFonts w:ascii="Gill Sans MT" w:hAnsi="Gill Sans MT" w:cs="Times New Roman"/>
                <w:color w:val="000000"/>
                <w:sz w:val="24"/>
                <w:szCs w:val="24"/>
              </w:rPr>
              <w:t xml:space="preserve">dination especially among the </w:t>
            </w:r>
            <w:r w:rsidR="00A33AE4">
              <w:rPr>
                <w:rFonts w:ascii="Gill Sans MT" w:hAnsi="Gill Sans MT" w:cs="Times New Roman"/>
                <w:color w:val="000000"/>
                <w:sz w:val="24"/>
                <w:szCs w:val="24"/>
              </w:rPr>
              <w:t>front-line</w:t>
            </w:r>
            <w:r w:rsidR="00DF072A">
              <w:rPr>
                <w:rFonts w:ascii="Gill Sans MT" w:hAnsi="Gill Sans MT" w:cs="Times New Roman"/>
                <w:color w:val="000000"/>
                <w:sz w:val="24"/>
                <w:szCs w:val="24"/>
              </w:rPr>
              <w:t xml:space="preserve"> team members who should be able </w:t>
            </w:r>
            <w:r w:rsidR="009D00A3">
              <w:rPr>
                <w:rFonts w:ascii="Gill Sans MT" w:hAnsi="Gill Sans MT" w:cs="Times New Roman"/>
                <w:color w:val="000000"/>
                <w:sz w:val="24"/>
                <w:szCs w:val="24"/>
              </w:rPr>
              <w:t>to refer participants to the consortium partner best fit to work with</w:t>
            </w:r>
            <w:r w:rsidR="006E7372">
              <w:rPr>
                <w:rFonts w:ascii="Gill Sans MT" w:hAnsi="Gill Sans MT" w:cs="Times New Roman"/>
                <w:color w:val="000000"/>
                <w:sz w:val="24"/>
                <w:szCs w:val="24"/>
              </w:rPr>
              <w:t xml:space="preserve"> while engaging in mobilisation in the field.</w:t>
            </w:r>
          </w:p>
        </w:tc>
      </w:tr>
    </w:tbl>
    <w:p w14:paraId="1C27E7C3" w14:textId="77777777" w:rsidR="0008762F" w:rsidRDefault="0008762F">
      <w:pPr>
        <w:pBdr>
          <w:bottom w:val="single" w:sz="6" w:space="2" w:color="D6D6D6"/>
        </w:pBdr>
        <w:spacing w:before="120" w:after="120"/>
        <w:rPr>
          <w:rFonts w:ascii="Gill Sans MT" w:hAnsi="Gill Sans MT"/>
          <w:b/>
          <w:color w:val="000000"/>
          <w:sz w:val="24"/>
          <w:szCs w:val="24"/>
        </w:rPr>
      </w:pPr>
    </w:p>
    <w:p w14:paraId="41F2EC98" w14:textId="77777777" w:rsidR="000B1C15" w:rsidRPr="004E0EDC" w:rsidRDefault="00D857CE">
      <w:pPr>
        <w:pBdr>
          <w:bottom w:val="single" w:sz="6" w:space="2" w:color="D6D6D6"/>
        </w:pBdr>
        <w:spacing w:before="120" w:after="120"/>
        <w:rPr>
          <w:rFonts w:ascii="Gill Sans MT" w:hAnsi="Gill Sans MT"/>
          <w:b/>
          <w:color w:val="000000"/>
          <w:sz w:val="24"/>
          <w:szCs w:val="24"/>
        </w:rPr>
      </w:pPr>
      <w:r w:rsidRPr="004E0EDC">
        <w:rPr>
          <w:rFonts w:ascii="Gill Sans MT" w:hAnsi="Gill Sans MT"/>
          <w:b/>
          <w:color w:val="000000"/>
          <w:sz w:val="24"/>
          <w:szCs w:val="24"/>
        </w:rPr>
        <w:t>3.0 SHARED AGGREGATE MEASURES</w:t>
      </w:r>
    </w:p>
    <w:p w14:paraId="1F6B6B5F" w14:textId="77777777" w:rsidR="000B1C15" w:rsidRPr="004E0EDC" w:rsidRDefault="00D857CE">
      <w:pPr>
        <w:pBdr>
          <w:top w:val="nil"/>
          <w:left w:val="nil"/>
          <w:bottom w:val="nil"/>
          <w:right w:val="nil"/>
          <w:between w:val="nil"/>
        </w:pBdr>
        <w:spacing w:after="240"/>
        <w:rPr>
          <w:rFonts w:ascii="Gill Sans MT" w:hAnsi="Gill Sans MT"/>
          <w:i/>
          <w:color w:val="002060"/>
          <w:sz w:val="24"/>
          <w:szCs w:val="24"/>
        </w:rPr>
      </w:pPr>
      <w:r w:rsidRPr="004E0EDC">
        <w:rPr>
          <w:rFonts w:ascii="Gill Sans MT" w:hAnsi="Gill Sans MT"/>
          <w:i/>
          <w:color w:val="002060"/>
          <w:sz w:val="24"/>
          <w:szCs w:val="24"/>
        </w:rPr>
        <w:t> </w:t>
      </w:r>
      <w:r w:rsidRPr="004E0EDC">
        <w:rPr>
          <w:rFonts w:ascii="Gill Sans MT" w:hAnsi="Gill Sans MT"/>
          <w:color w:val="002060"/>
          <w:sz w:val="24"/>
          <w:szCs w:val="24"/>
        </w:rPr>
        <w:t>*</w:t>
      </w:r>
      <w:r w:rsidRPr="004E0EDC">
        <w:rPr>
          <w:rFonts w:ascii="Gill Sans MT" w:hAnsi="Gill Sans MT"/>
          <w:i/>
          <w:color w:val="002060"/>
          <w:sz w:val="24"/>
          <w:szCs w:val="24"/>
        </w:rPr>
        <w:t>Please share a spreadsheet with data disaggregation you have on the Measures Actuals reported below</w:t>
      </w:r>
    </w:p>
    <w:p w14:paraId="7702E16B" w14:textId="77777777" w:rsidR="00787812" w:rsidRDefault="00D857CE" w:rsidP="00787812">
      <w:pPr>
        <w:spacing w:after="0"/>
        <w:rPr>
          <w:rFonts w:ascii="Gill Sans MT" w:hAnsi="Gill Sans MT"/>
          <w:i/>
          <w:color w:val="002060"/>
          <w:sz w:val="24"/>
          <w:szCs w:val="24"/>
        </w:rPr>
      </w:pPr>
      <w:bookmarkStart w:id="7" w:name="_tyjcwt" w:colFirst="0" w:colLast="0"/>
      <w:bookmarkEnd w:id="7"/>
      <w:r w:rsidRPr="004E0EDC">
        <w:rPr>
          <w:rFonts w:ascii="Gill Sans MT" w:hAnsi="Gill Sans MT"/>
          <w:b/>
          <w:color w:val="000000"/>
          <w:sz w:val="24"/>
          <w:szCs w:val="24"/>
        </w:rPr>
        <w:t xml:space="preserve">3.1 Data Disaggregation for measurement of Actuals </w:t>
      </w:r>
      <w:r w:rsidRPr="004E0EDC">
        <w:rPr>
          <w:rFonts w:ascii="Gill Sans MT" w:hAnsi="Gill Sans MT"/>
          <w:i/>
          <w:color w:val="002060"/>
          <w:sz w:val="24"/>
          <w:szCs w:val="24"/>
        </w:rPr>
        <w:t>(please focus on the</w:t>
      </w:r>
      <w:r w:rsidR="008B434B" w:rsidRPr="004E0EDC">
        <w:rPr>
          <w:rFonts w:ascii="Gill Sans MT" w:hAnsi="Gill Sans MT"/>
          <w:i/>
          <w:color w:val="002060"/>
          <w:sz w:val="24"/>
          <w:szCs w:val="24"/>
        </w:rPr>
        <w:t xml:space="preserve"> KPI</w:t>
      </w:r>
      <w:r w:rsidRPr="004E0EDC">
        <w:rPr>
          <w:rFonts w:ascii="Gill Sans MT" w:hAnsi="Gill Sans MT"/>
          <w:i/>
          <w:color w:val="002060"/>
          <w:sz w:val="24"/>
          <w:szCs w:val="24"/>
        </w:rPr>
        <w:t xml:space="preserve"> target</w:t>
      </w:r>
      <w:r w:rsidR="008B434B" w:rsidRPr="004E0EDC">
        <w:rPr>
          <w:rFonts w:ascii="Gill Sans MT" w:hAnsi="Gill Sans MT"/>
          <w:i/>
          <w:color w:val="002060"/>
          <w:sz w:val="24"/>
          <w:szCs w:val="24"/>
        </w:rPr>
        <w:t>s</w:t>
      </w:r>
      <w:r w:rsidRPr="004E0EDC">
        <w:rPr>
          <w:rFonts w:ascii="Gill Sans MT" w:hAnsi="Gill Sans MT"/>
          <w:i/>
          <w:color w:val="002060"/>
          <w:sz w:val="24"/>
          <w:szCs w:val="24"/>
        </w:rPr>
        <w:t xml:space="preserve"> and actuals achieved </w:t>
      </w:r>
      <w:r w:rsidR="008B434B" w:rsidRPr="004E0EDC">
        <w:rPr>
          <w:rFonts w:ascii="Gill Sans MT" w:hAnsi="Gill Sans MT"/>
          <w:i/>
          <w:color w:val="002060"/>
          <w:sz w:val="24"/>
          <w:szCs w:val="24"/>
        </w:rPr>
        <w:t xml:space="preserve">as </w:t>
      </w:r>
      <w:r w:rsidRPr="004E0EDC">
        <w:rPr>
          <w:rFonts w:ascii="Gill Sans MT" w:hAnsi="Gill Sans MT"/>
          <w:i/>
          <w:color w:val="002060"/>
          <w:sz w:val="24"/>
          <w:szCs w:val="24"/>
        </w:rPr>
        <w:t xml:space="preserve">per </w:t>
      </w:r>
      <w:r w:rsidR="008B434B" w:rsidRPr="004E0EDC">
        <w:rPr>
          <w:rFonts w:ascii="Gill Sans MT" w:hAnsi="Gill Sans MT"/>
          <w:i/>
          <w:color w:val="002060"/>
          <w:sz w:val="24"/>
          <w:szCs w:val="24"/>
        </w:rPr>
        <w:t xml:space="preserve">the </w:t>
      </w:r>
      <w:r w:rsidRPr="004E0EDC">
        <w:rPr>
          <w:rFonts w:ascii="Gill Sans MT" w:hAnsi="Gill Sans MT"/>
          <w:i/>
          <w:color w:val="002060"/>
          <w:sz w:val="24"/>
          <w:szCs w:val="24"/>
        </w:rPr>
        <w:t>planned activity)</w:t>
      </w:r>
    </w:p>
    <w:p w14:paraId="448EB1C5" w14:textId="77777777" w:rsidR="00787812" w:rsidRPr="0099255C" w:rsidRDefault="00787812" w:rsidP="00787812">
      <w:pPr>
        <w:spacing w:after="0"/>
        <w:rPr>
          <w:rFonts w:ascii="Gill Sans MT" w:hAnsi="Gill Sans MT"/>
          <w:i/>
          <w:color w:val="002060"/>
        </w:rPr>
      </w:pPr>
    </w:p>
    <w:tbl>
      <w:tblPr>
        <w:tblStyle w:val="9"/>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1321"/>
        <w:gridCol w:w="1418"/>
        <w:gridCol w:w="1559"/>
        <w:gridCol w:w="3827"/>
      </w:tblGrid>
      <w:tr w:rsidR="00787812" w:rsidRPr="00F33AF0" w14:paraId="0DE1D023" w14:textId="77777777" w:rsidTr="004C6629">
        <w:tc>
          <w:tcPr>
            <w:tcW w:w="2785" w:type="dxa"/>
          </w:tcPr>
          <w:p w14:paraId="31469B9F" w14:textId="77777777" w:rsidR="00787812" w:rsidRPr="0099255C" w:rsidRDefault="00787812" w:rsidP="004C6629">
            <w:pPr>
              <w:rPr>
                <w:rFonts w:ascii="Gill Sans MT" w:hAnsi="Gill Sans MT"/>
                <w:b/>
                <w:bCs/>
                <w:color w:val="0D0D0D"/>
                <w:sz w:val="24"/>
                <w:szCs w:val="24"/>
                <w:highlight w:val="white"/>
              </w:rPr>
            </w:pPr>
            <w:r w:rsidRPr="0099255C">
              <w:rPr>
                <w:rFonts w:ascii="Gill Sans MT" w:hAnsi="Gill Sans MT"/>
                <w:b/>
                <w:bCs/>
                <w:color w:val="0D0D0D"/>
                <w:sz w:val="24"/>
                <w:szCs w:val="24"/>
                <w:highlight w:val="white"/>
              </w:rPr>
              <w:t xml:space="preserve">KPI </w:t>
            </w:r>
          </w:p>
        </w:tc>
        <w:tc>
          <w:tcPr>
            <w:tcW w:w="1321" w:type="dxa"/>
          </w:tcPr>
          <w:p w14:paraId="7CCD006B" w14:textId="77777777" w:rsidR="00787812" w:rsidRPr="0099255C" w:rsidRDefault="00787812" w:rsidP="004C6629">
            <w:pPr>
              <w:rPr>
                <w:rFonts w:ascii="Gill Sans MT" w:hAnsi="Gill Sans MT"/>
                <w:b/>
                <w:bCs/>
                <w:color w:val="0D0D0D"/>
                <w:sz w:val="24"/>
                <w:szCs w:val="24"/>
                <w:highlight w:val="white"/>
              </w:rPr>
            </w:pPr>
            <w:r w:rsidRPr="0099255C">
              <w:rPr>
                <w:rFonts w:ascii="Gill Sans MT" w:hAnsi="Gill Sans MT"/>
                <w:b/>
                <w:bCs/>
                <w:color w:val="0D0D0D"/>
                <w:sz w:val="24"/>
                <w:szCs w:val="24"/>
                <w:highlight w:val="white"/>
              </w:rPr>
              <w:t xml:space="preserve">Target </w:t>
            </w:r>
          </w:p>
        </w:tc>
        <w:tc>
          <w:tcPr>
            <w:tcW w:w="1418" w:type="dxa"/>
          </w:tcPr>
          <w:p w14:paraId="5F960B05" w14:textId="77777777" w:rsidR="00787812" w:rsidRPr="0099255C" w:rsidRDefault="00787812" w:rsidP="004C6629">
            <w:pPr>
              <w:rPr>
                <w:rFonts w:ascii="Gill Sans MT" w:hAnsi="Gill Sans MT"/>
                <w:b/>
                <w:bCs/>
                <w:color w:val="0D0D0D"/>
                <w:sz w:val="24"/>
                <w:szCs w:val="24"/>
                <w:highlight w:val="white"/>
              </w:rPr>
            </w:pPr>
            <w:r w:rsidRPr="0099255C">
              <w:rPr>
                <w:rFonts w:ascii="Gill Sans MT" w:hAnsi="Gill Sans MT"/>
                <w:b/>
                <w:bCs/>
                <w:color w:val="0D0D0D"/>
                <w:sz w:val="24"/>
                <w:szCs w:val="24"/>
                <w:highlight w:val="white"/>
              </w:rPr>
              <w:t>Actual</w:t>
            </w:r>
          </w:p>
        </w:tc>
        <w:tc>
          <w:tcPr>
            <w:tcW w:w="1559" w:type="dxa"/>
          </w:tcPr>
          <w:p w14:paraId="1A31AC4A" w14:textId="77777777" w:rsidR="00787812" w:rsidRPr="0099255C" w:rsidRDefault="00787812" w:rsidP="004C6629">
            <w:pPr>
              <w:rPr>
                <w:rFonts w:ascii="Gill Sans MT" w:hAnsi="Gill Sans MT"/>
                <w:b/>
                <w:bCs/>
                <w:color w:val="0D0D0D"/>
                <w:sz w:val="24"/>
                <w:szCs w:val="24"/>
                <w:highlight w:val="white"/>
              </w:rPr>
            </w:pPr>
            <w:r w:rsidRPr="0099255C">
              <w:rPr>
                <w:rFonts w:ascii="Gill Sans MT" w:hAnsi="Gill Sans MT"/>
                <w:b/>
                <w:bCs/>
                <w:color w:val="0D0D0D"/>
                <w:sz w:val="24"/>
                <w:szCs w:val="24"/>
                <w:highlight w:val="white"/>
              </w:rPr>
              <w:t xml:space="preserve">Variance  </w:t>
            </w:r>
          </w:p>
        </w:tc>
        <w:tc>
          <w:tcPr>
            <w:tcW w:w="3827" w:type="dxa"/>
          </w:tcPr>
          <w:p w14:paraId="7EAB54D1" w14:textId="77777777" w:rsidR="00787812" w:rsidRPr="0099255C" w:rsidRDefault="00787812" w:rsidP="004C6629">
            <w:pPr>
              <w:rPr>
                <w:rFonts w:ascii="Gill Sans MT" w:hAnsi="Gill Sans MT"/>
                <w:b/>
                <w:bCs/>
                <w:color w:val="0D0D0D"/>
                <w:sz w:val="24"/>
                <w:szCs w:val="24"/>
                <w:highlight w:val="white"/>
              </w:rPr>
            </w:pPr>
            <w:r w:rsidRPr="0099255C">
              <w:rPr>
                <w:rFonts w:ascii="Gill Sans MT" w:hAnsi="Gill Sans MT"/>
                <w:b/>
                <w:bCs/>
                <w:color w:val="0D0D0D"/>
                <w:sz w:val="24"/>
                <w:szCs w:val="24"/>
                <w:highlight w:val="white"/>
              </w:rPr>
              <w:t xml:space="preserve">Explanations </w:t>
            </w:r>
          </w:p>
        </w:tc>
      </w:tr>
      <w:tr w:rsidR="00787812" w:rsidRPr="00F33AF0" w14:paraId="61EAF804" w14:textId="77777777" w:rsidTr="004C6629">
        <w:tc>
          <w:tcPr>
            <w:tcW w:w="2785" w:type="dxa"/>
          </w:tcPr>
          <w:p w14:paraId="2AFA8C15" w14:textId="77777777" w:rsidR="00787812" w:rsidRPr="0099255C" w:rsidRDefault="00787812" w:rsidP="004C6629">
            <w:pPr>
              <w:spacing w:line="276" w:lineRule="auto"/>
              <w:jc w:val="both"/>
              <w:rPr>
                <w:rFonts w:ascii="Gill Sans MT" w:hAnsi="Gill Sans MT"/>
                <w:color w:val="0D0D0D"/>
                <w:sz w:val="24"/>
                <w:szCs w:val="24"/>
                <w:highlight w:val="white"/>
              </w:rPr>
            </w:pPr>
            <w:r w:rsidRPr="0099255C">
              <w:rPr>
                <w:rFonts w:ascii="Gill Sans MT" w:hAnsi="Gill Sans MT"/>
                <w:color w:val="0D0D0D"/>
                <w:sz w:val="24"/>
                <w:szCs w:val="24"/>
                <w:highlight w:val="white"/>
              </w:rPr>
              <w:t>No. youth reached</w:t>
            </w:r>
          </w:p>
        </w:tc>
        <w:tc>
          <w:tcPr>
            <w:tcW w:w="1321" w:type="dxa"/>
          </w:tcPr>
          <w:p w14:paraId="68DCD266" w14:textId="77777777" w:rsidR="009337EA" w:rsidRDefault="009749F1">
            <w:r>
              <w:t>2526</w:t>
            </w:r>
          </w:p>
        </w:tc>
        <w:tc>
          <w:tcPr>
            <w:tcW w:w="1418" w:type="dxa"/>
          </w:tcPr>
          <w:p w14:paraId="7A808BE9" w14:textId="77777777" w:rsidR="009337EA" w:rsidRDefault="009749F1">
            <w:r>
              <w:t>{{kpi.reached}}</w:t>
            </w:r>
          </w:p>
        </w:tc>
        <w:tc>
          <w:tcPr>
            <w:tcW w:w="1559" w:type="dxa"/>
          </w:tcPr>
          <w:p w14:paraId="30846953" w14:textId="77777777" w:rsidR="009337EA" w:rsidRDefault="009337EA"/>
        </w:tc>
        <w:tc>
          <w:tcPr>
            <w:tcW w:w="3827" w:type="dxa"/>
          </w:tcPr>
          <w:p w14:paraId="62C95C68" w14:textId="77777777" w:rsidR="009337EA" w:rsidRDefault="009337EA"/>
        </w:tc>
      </w:tr>
      <w:tr w:rsidR="00787812" w:rsidRPr="00F33AF0" w14:paraId="13872551" w14:textId="77777777" w:rsidTr="004C6629">
        <w:tc>
          <w:tcPr>
            <w:tcW w:w="2785" w:type="dxa"/>
          </w:tcPr>
          <w:p w14:paraId="0E39A36C" w14:textId="77777777" w:rsidR="00787812" w:rsidRPr="0099255C" w:rsidRDefault="00787812" w:rsidP="004C6629">
            <w:pPr>
              <w:spacing w:line="276" w:lineRule="auto"/>
              <w:jc w:val="both"/>
              <w:rPr>
                <w:rFonts w:ascii="Gill Sans MT" w:hAnsi="Gill Sans MT"/>
                <w:color w:val="0D0D0D"/>
                <w:sz w:val="24"/>
                <w:szCs w:val="24"/>
                <w:highlight w:val="white"/>
              </w:rPr>
            </w:pPr>
            <w:r w:rsidRPr="0099255C">
              <w:rPr>
                <w:rFonts w:ascii="Gill Sans MT" w:hAnsi="Gill Sans MT"/>
                <w:color w:val="0D0D0D"/>
                <w:sz w:val="24"/>
                <w:szCs w:val="24"/>
                <w:highlight w:val="white"/>
              </w:rPr>
              <w:t>Female youth reached</w:t>
            </w:r>
          </w:p>
        </w:tc>
        <w:tc>
          <w:tcPr>
            <w:tcW w:w="1321" w:type="dxa"/>
          </w:tcPr>
          <w:p w14:paraId="543F2446" w14:textId="77777777" w:rsidR="009337EA" w:rsidRDefault="009749F1">
            <w:r>
              <w:t>1768</w:t>
            </w:r>
          </w:p>
        </w:tc>
        <w:tc>
          <w:tcPr>
            <w:tcW w:w="1418" w:type="dxa"/>
          </w:tcPr>
          <w:p w14:paraId="155F7A8F" w14:textId="77777777" w:rsidR="009337EA" w:rsidRDefault="009749F1">
            <w:r>
              <w:t>{{kpi.female}}</w:t>
            </w:r>
          </w:p>
        </w:tc>
        <w:tc>
          <w:tcPr>
            <w:tcW w:w="1559" w:type="dxa"/>
          </w:tcPr>
          <w:p w14:paraId="0AED6D5C" w14:textId="77777777" w:rsidR="009337EA" w:rsidRDefault="009337EA"/>
        </w:tc>
        <w:tc>
          <w:tcPr>
            <w:tcW w:w="3827" w:type="dxa"/>
          </w:tcPr>
          <w:p w14:paraId="518918BF" w14:textId="77777777" w:rsidR="009337EA" w:rsidRDefault="009337EA"/>
        </w:tc>
      </w:tr>
      <w:tr w:rsidR="00787812" w:rsidRPr="00F33AF0" w14:paraId="45449E5A" w14:textId="77777777" w:rsidTr="004C6629">
        <w:tc>
          <w:tcPr>
            <w:tcW w:w="2785" w:type="dxa"/>
          </w:tcPr>
          <w:p w14:paraId="42AF444E" w14:textId="77777777" w:rsidR="00787812" w:rsidRPr="0099255C" w:rsidRDefault="00787812" w:rsidP="004C6629">
            <w:pPr>
              <w:spacing w:line="276" w:lineRule="auto"/>
              <w:jc w:val="both"/>
              <w:rPr>
                <w:rFonts w:ascii="Gill Sans MT" w:hAnsi="Gill Sans MT"/>
                <w:color w:val="0D0D0D"/>
                <w:sz w:val="24"/>
                <w:szCs w:val="24"/>
                <w:highlight w:val="white"/>
              </w:rPr>
            </w:pPr>
            <w:r w:rsidRPr="0099255C">
              <w:rPr>
                <w:rFonts w:ascii="Gill Sans MT" w:hAnsi="Gill Sans MT"/>
                <w:color w:val="0D0D0D"/>
                <w:sz w:val="24"/>
                <w:szCs w:val="24"/>
                <w:highlight w:val="white"/>
              </w:rPr>
              <w:t>Youth with disabilities reached</w:t>
            </w:r>
          </w:p>
        </w:tc>
        <w:tc>
          <w:tcPr>
            <w:tcW w:w="1321" w:type="dxa"/>
          </w:tcPr>
          <w:p w14:paraId="58DC40CC" w14:textId="77777777" w:rsidR="009337EA" w:rsidRDefault="009749F1">
            <w:r>
              <w:t>76</w:t>
            </w:r>
          </w:p>
        </w:tc>
        <w:tc>
          <w:tcPr>
            <w:tcW w:w="1418" w:type="dxa"/>
          </w:tcPr>
          <w:p w14:paraId="14AEB17F" w14:textId="77777777" w:rsidR="009337EA" w:rsidRDefault="009749F1">
            <w:r>
              <w:t>{{kpi.pwd}}</w:t>
            </w:r>
          </w:p>
        </w:tc>
        <w:tc>
          <w:tcPr>
            <w:tcW w:w="1559" w:type="dxa"/>
          </w:tcPr>
          <w:p w14:paraId="0CDC1162" w14:textId="77777777" w:rsidR="009337EA" w:rsidRDefault="009337EA"/>
        </w:tc>
        <w:tc>
          <w:tcPr>
            <w:tcW w:w="3827" w:type="dxa"/>
          </w:tcPr>
          <w:p w14:paraId="71939193" w14:textId="77777777" w:rsidR="009337EA" w:rsidRDefault="009337EA"/>
        </w:tc>
      </w:tr>
      <w:tr w:rsidR="00787812" w:rsidRPr="00F33AF0" w14:paraId="671FD3BA" w14:textId="77777777" w:rsidTr="004C6629">
        <w:tc>
          <w:tcPr>
            <w:tcW w:w="2785" w:type="dxa"/>
          </w:tcPr>
          <w:p w14:paraId="747BB68A"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Primary jobs created</w:t>
            </w:r>
          </w:p>
        </w:tc>
        <w:tc>
          <w:tcPr>
            <w:tcW w:w="1321" w:type="dxa"/>
          </w:tcPr>
          <w:p w14:paraId="4916AFCA" w14:textId="77777777" w:rsidR="00787812" w:rsidRPr="0099255C" w:rsidRDefault="00787812" w:rsidP="004C6629">
            <w:pPr>
              <w:rPr>
                <w:rFonts w:ascii="Gill Sans MT" w:hAnsi="Gill Sans MT"/>
                <w:color w:val="0D0D0D"/>
                <w:sz w:val="24"/>
                <w:szCs w:val="24"/>
                <w:highlight w:val="white"/>
              </w:rPr>
            </w:pPr>
          </w:p>
        </w:tc>
        <w:tc>
          <w:tcPr>
            <w:tcW w:w="1418" w:type="dxa"/>
          </w:tcPr>
          <w:p w14:paraId="0662A257" w14:textId="77777777" w:rsidR="00787812" w:rsidRPr="0099255C" w:rsidRDefault="00787812" w:rsidP="004C6629">
            <w:pPr>
              <w:rPr>
                <w:rFonts w:ascii="Gill Sans MT" w:hAnsi="Gill Sans MT"/>
                <w:color w:val="0D0D0D"/>
                <w:sz w:val="24"/>
                <w:szCs w:val="24"/>
                <w:highlight w:val="white"/>
              </w:rPr>
            </w:pPr>
          </w:p>
        </w:tc>
        <w:tc>
          <w:tcPr>
            <w:tcW w:w="1559" w:type="dxa"/>
          </w:tcPr>
          <w:p w14:paraId="10FAA1CD" w14:textId="77777777" w:rsidR="00787812" w:rsidRPr="0099255C" w:rsidRDefault="00787812" w:rsidP="004C6629">
            <w:pPr>
              <w:rPr>
                <w:rFonts w:ascii="Gill Sans MT" w:hAnsi="Gill Sans MT"/>
                <w:color w:val="0D0D0D"/>
                <w:sz w:val="24"/>
                <w:szCs w:val="24"/>
                <w:highlight w:val="white"/>
              </w:rPr>
            </w:pPr>
          </w:p>
        </w:tc>
        <w:tc>
          <w:tcPr>
            <w:tcW w:w="3827" w:type="dxa"/>
          </w:tcPr>
          <w:p w14:paraId="7A1DDFCE" w14:textId="77777777" w:rsidR="00787812" w:rsidRPr="0099255C" w:rsidRDefault="00787812" w:rsidP="004C6629">
            <w:pPr>
              <w:rPr>
                <w:rFonts w:ascii="Gill Sans MT" w:hAnsi="Gill Sans MT"/>
                <w:color w:val="0D0D0D"/>
                <w:sz w:val="24"/>
                <w:szCs w:val="24"/>
                <w:highlight w:val="white"/>
              </w:rPr>
            </w:pPr>
          </w:p>
        </w:tc>
      </w:tr>
      <w:tr w:rsidR="00787812" w:rsidRPr="00F33AF0" w14:paraId="384EDDB9" w14:textId="77777777" w:rsidTr="004C6629">
        <w:tc>
          <w:tcPr>
            <w:tcW w:w="2785" w:type="dxa"/>
          </w:tcPr>
          <w:p w14:paraId="4B0A6401"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Secondary jobs created</w:t>
            </w:r>
          </w:p>
        </w:tc>
        <w:tc>
          <w:tcPr>
            <w:tcW w:w="1321" w:type="dxa"/>
          </w:tcPr>
          <w:p w14:paraId="68AB679B" w14:textId="77777777" w:rsidR="00787812" w:rsidRPr="0099255C" w:rsidRDefault="00787812" w:rsidP="004C6629">
            <w:pPr>
              <w:rPr>
                <w:rFonts w:ascii="Gill Sans MT" w:hAnsi="Gill Sans MT"/>
                <w:color w:val="0D0D0D"/>
                <w:sz w:val="24"/>
                <w:szCs w:val="24"/>
                <w:highlight w:val="white"/>
              </w:rPr>
            </w:pPr>
          </w:p>
        </w:tc>
        <w:tc>
          <w:tcPr>
            <w:tcW w:w="1418" w:type="dxa"/>
          </w:tcPr>
          <w:p w14:paraId="12B29F12" w14:textId="77777777" w:rsidR="00787812" w:rsidRPr="0099255C" w:rsidRDefault="00787812" w:rsidP="004C6629">
            <w:pPr>
              <w:rPr>
                <w:rFonts w:ascii="Gill Sans MT" w:hAnsi="Gill Sans MT"/>
                <w:color w:val="0D0D0D"/>
                <w:sz w:val="24"/>
                <w:szCs w:val="24"/>
                <w:highlight w:val="white"/>
              </w:rPr>
            </w:pPr>
          </w:p>
        </w:tc>
        <w:tc>
          <w:tcPr>
            <w:tcW w:w="1559" w:type="dxa"/>
          </w:tcPr>
          <w:p w14:paraId="698D2F62" w14:textId="77777777" w:rsidR="00787812" w:rsidRPr="0099255C" w:rsidRDefault="00787812" w:rsidP="004C6629">
            <w:pPr>
              <w:rPr>
                <w:rFonts w:ascii="Gill Sans MT" w:hAnsi="Gill Sans MT"/>
                <w:color w:val="0D0D0D"/>
                <w:sz w:val="24"/>
                <w:szCs w:val="24"/>
                <w:highlight w:val="white"/>
              </w:rPr>
            </w:pPr>
          </w:p>
        </w:tc>
        <w:tc>
          <w:tcPr>
            <w:tcW w:w="3827" w:type="dxa"/>
          </w:tcPr>
          <w:p w14:paraId="685FA521" w14:textId="77777777" w:rsidR="00787812" w:rsidRPr="0099255C" w:rsidRDefault="00787812" w:rsidP="004C6629">
            <w:pPr>
              <w:rPr>
                <w:rFonts w:ascii="Gill Sans MT" w:hAnsi="Gill Sans MT"/>
                <w:color w:val="0D0D0D"/>
                <w:sz w:val="24"/>
                <w:szCs w:val="24"/>
                <w:highlight w:val="white"/>
              </w:rPr>
            </w:pPr>
          </w:p>
        </w:tc>
      </w:tr>
      <w:tr w:rsidR="00787812" w:rsidRPr="00F33AF0" w14:paraId="3FA93CC1" w14:textId="77777777" w:rsidTr="004C6629">
        <w:tc>
          <w:tcPr>
            <w:tcW w:w="2785" w:type="dxa"/>
          </w:tcPr>
          <w:p w14:paraId="449CC9EA"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SHGs formed</w:t>
            </w:r>
          </w:p>
        </w:tc>
        <w:tc>
          <w:tcPr>
            <w:tcW w:w="1321" w:type="dxa"/>
          </w:tcPr>
          <w:p w14:paraId="4DFAE954" w14:textId="77777777" w:rsidR="009337EA" w:rsidRDefault="009749F1">
            <w:r>
              <w:t>96</w:t>
            </w:r>
          </w:p>
        </w:tc>
        <w:tc>
          <w:tcPr>
            <w:tcW w:w="1418" w:type="dxa"/>
          </w:tcPr>
          <w:p w14:paraId="2DD614C2" w14:textId="77777777" w:rsidR="009337EA" w:rsidRDefault="009749F1">
            <w:r>
              <w:t>{{kpi.shgs}}</w:t>
            </w:r>
          </w:p>
        </w:tc>
        <w:tc>
          <w:tcPr>
            <w:tcW w:w="1559" w:type="dxa"/>
          </w:tcPr>
          <w:p w14:paraId="08E716C5" w14:textId="77777777" w:rsidR="009337EA" w:rsidRDefault="009337EA"/>
        </w:tc>
        <w:tc>
          <w:tcPr>
            <w:tcW w:w="3827" w:type="dxa"/>
          </w:tcPr>
          <w:p w14:paraId="24613133" w14:textId="77777777" w:rsidR="009337EA" w:rsidRDefault="009337EA"/>
        </w:tc>
      </w:tr>
      <w:tr w:rsidR="00787812" w:rsidRPr="00F33AF0" w14:paraId="3F9F664E" w14:textId="77777777" w:rsidTr="004C6629">
        <w:tc>
          <w:tcPr>
            <w:tcW w:w="2785" w:type="dxa"/>
          </w:tcPr>
          <w:p w14:paraId="5A8CA00A"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SHGs registered</w:t>
            </w:r>
          </w:p>
        </w:tc>
        <w:tc>
          <w:tcPr>
            <w:tcW w:w="1321" w:type="dxa"/>
          </w:tcPr>
          <w:p w14:paraId="5FE476FF" w14:textId="77777777" w:rsidR="00787812" w:rsidRPr="0099255C" w:rsidRDefault="00787812" w:rsidP="004C6629">
            <w:pPr>
              <w:rPr>
                <w:rFonts w:ascii="Gill Sans MT" w:hAnsi="Gill Sans MT"/>
                <w:color w:val="0D0D0D"/>
                <w:sz w:val="24"/>
                <w:szCs w:val="24"/>
                <w:highlight w:val="white"/>
              </w:rPr>
            </w:pPr>
          </w:p>
        </w:tc>
        <w:tc>
          <w:tcPr>
            <w:tcW w:w="1418" w:type="dxa"/>
          </w:tcPr>
          <w:p w14:paraId="5AB60CE5" w14:textId="77777777" w:rsidR="00787812" w:rsidRPr="0099255C" w:rsidRDefault="00787812" w:rsidP="004C6629">
            <w:pPr>
              <w:rPr>
                <w:rFonts w:ascii="Gill Sans MT" w:hAnsi="Gill Sans MT"/>
                <w:color w:val="0D0D0D"/>
                <w:sz w:val="24"/>
                <w:szCs w:val="24"/>
                <w:highlight w:val="white"/>
              </w:rPr>
            </w:pPr>
          </w:p>
        </w:tc>
        <w:tc>
          <w:tcPr>
            <w:tcW w:w="1559" w:type="dxa"/>
          </w:tcPr>
          <w:p w14:paraId="15199B7D" w14:textId="77777777" w:rsidR="00787812" w:rsidRPr="0099255C" w:rsidRDefault="00787812" w:rsidP="004C6629">
            <w:pPr>
              <w:rPr>
                <w:rFonts w:ascii="Gill Sans MT" w:hAnsi="Gill Sans MT"/>
                <w:color w:val="0D0D0D"/>
                <w:sz w:val="24"/>
                <w:szCs w:val="24"/>
                <w:highlight w:val="white"/>
              </w:rPr>
            </w:pPr>
          </w:p>
        </w:tc>
        <w:tc>
          <w:tcPr>
            <w:tcW w:w="3827" w:type="dxa"/>
          </w:tcPr>
          <w:p w14:paraId="126ECC46" w14:textId="77777777" w:rsidR="00787812" w:rsidRPr="0099255C" w:rsidRDefault="00787812" w:rsidP="004C6629">
            <w:pPr>
              <w:rPr>
                <w:rFonts w:ascii="Gill Sans MT" w:hAnsi="Gill Sans MT"/>
                <w:color w:val="0D0D0D"/>
                <w:sz w:val="24"/>
                <w:szCs w:val="24"/>
                <w:highlight w:val="white"/>
              </w:rPr>
            </w:pPr>
          </w:p>
        </w:tc>
      </w:tr>
      <w:tr w:rsidR="00787812" w:rsidRPr="00F33AF0" w14:paraId="21E07F44" w14:textId="77777777" w:rsidTr="004C6629">
        <w:tc>
          <w:tcPr>
            <w:tcW w:w="2785" w:type="dxa"/>
          </w:tcPr>
          <w:p w14:paraId="6124A61C"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No. youth in production</w:t>
            </w:r>
          </w:p>
        </w:tc>
        <w:tc>
          <w:tcPr>
            <w:tcW w:w="1321" w:type="dxa"/>
          </w:tcPr>
          <w:p w14:paraId="56056FF7" w14:textId="77777777" w:rsidR="009337EA" w:rsidRDefault="009749F1">
            <w:r>
              <w:t>2506</w:t>
            </w:r>
          </w:p>
        </w:tc>
        <w:tc>
          <w:tcPr>
            <w:tcW w:w="1418" w:type="dxa"/>
          </w:tcPr>
          <w:p w14:paraId="29A530DF" w14:textId="77777777" w:rsidR="009337EA" w:rsidRDefault="009749F1">
            <w:r>
              <w:t>1043</w:t>
            </w:r>
          </w:p>
        </w:tc>
        <w:tc>
          <w:tcPr>
            <w:tcW w:w="1559" w:type="dxa"/>
          </w:tcPr>
          <w:p w14:paraId="4150A232" w14:textId="77777777" w:rsidR="009337EA" w:rsidRDefault="009337EA"/>
        </w:tc>
        <w:tc>
          <w:tcPr>
            <w:tcW w:w="3827" w:type="dxa"/>
          </w:tcPr>
          <w:p w14:paraId="4D6B2112" w14:textId="77777777" w:rsidR="009337EA" w:rsidRDefault="009337EA"/>
        </w:tc>
      </w:tr>
      <w:tr w:rsidR="00787812" w:rsidRPr="00F33AF0" w14:paraId="1C1C37A1" w14:textId="77777777" w:rsidTr="004C6629">
        <w:tc>
          <w:tcPr>
            <w:tcW w:w="2785" w:type="dxa"/>
          </w:tcPr>
          <w:p w14:paraId="3C7F115F"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Volume of produce Poultry</w:t>
            </w:r>
          </w:p>
        </w:tc>
        <w:tc>
          <w:tcPr>
            <w:tcW w:w="1321" w:type="dxa"/>
          </w:tcPr>
          <w:p w14:paraId="71CA2FCB" w14:textId="77777777" w:rsidR="009337EA" w:rsidRDefault="009337EA"/>
        </w:tc>
        <w:tc>
          <w:tcPr>
            <w:tcW w:w="1418" w:type="dxa"/>
          </w:tcPr>
          <w:p w14:paraId="7498671E" w14:textId="77777777" w:rsidR="009337EA" w:rsidRDefault="009749F1">
            <w:r>
              <w:t>{{kpi.poultry_produce}}</w:t>
            </w:r>
          </w:p>
        </w:tc>
        <w:tc>
          <w:tcPr>
            <w:tcW w:w="1559" w:type="dxa"/>
          </w:tcPr>
          <w:p w14:paraId="15B8EB27" w14:textId="77777777" w:rsidR="009337EA" w:rsidRDefault="009337EA"/>
        </w:tc>
        <w:tc>
          <w:tcPr>
            <w:tcW w:w="3827" w:type="dxa"/>
          </w:tcPr>
          <w:p w14:paraId="7221F761" w14:textId="77777777" w:rsidR="009337EA" w:rsidRDefault="009337EA"/>
        </w:tc>
      </w:tr>
      <w:tr w:rsidR="00787812" w:rsidRPr="00F33AF0" w14:paraId="2E225603" w14:textId="77777777" w:rsidTr="004C6629">
        <w:tc>
          <w:tcPr>
            <w:tcW w:w="2785" w:type="dxa"/>
          </w:tcPr>
          <w:p w14:paraId="018EEAD7"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Volume of produce horticulture </w:t>
            </w:r>
          </w:p>
        </w:tc>
        <w:tc>
          <w:tcPr>
            <w:tcW w:w="1321" w:type="dxa"/>
          </w:tcPr>
          <w:p w14:paraId="62D3FB4B" w14:textId="77777777" w:rsidR="009337EA" w:rsidRDefault="009337EA"/>
        </w:tc>
        <w:tc>
          <w:tcPr>
            <w:tcW w:w="1418" w:type="dxa"/>
          </w:tcPr>
          <w:p w14:paraId="795C4722" w14:textId="77777777" w:rsidR="009337EA" w:rsidRDefault="009749F1">
            <w:r>
              <w:t>{{kpi.hort_produce}}</w:t>
            </w:r>
          </w:p>
        </w:tc>
        <w:tc>
          <w:tcPr>
            <w:tcW w:w="1559" w:type="dxa"/>
          </w:tcPr>
          <w:p w14:paraId="6421D551" w14:textId="77777777" w:rsidR="009337EA" w:rsidRDefault="009337EA"/>
        </w:tc>
        <w:tc>
          <w:tcPr>
            <w:tcW w:w="3827" w:type="dxa"/>
          </w:tcPr>
          <w:p w14:paraId="010168E9" w14:textId="77777777" w:rsidR="009337EA" w:rsidRDefault="009337EA"/>
        </w:tc>
      </w:tr>
      <w:tr w:rsidR="00787812" w:rsidRPr="00F33AF0" w14:paraId="3EED1B62" w14:textId="77777777" w:rsidTr="004C6629">
        <w:tc>
          <w:tcPr>
            <w:tcW w:w="2785" w:type="dxa"/>
          </w:tcPr>
          <w:p w14:paraId="764A80BD"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Volume of sale poultry </w:t>
            </w:r>
          </w:p>
        </w:tc>
        <w:tc>
          <w:tcPr>
            <w:tcW w:w="1321" w:type="dxa"/>
          </w:tcPr>
          <w:p w14:paraId="2339BB3A" w14:textId="77777777" w:rsidR="009337EA" w:rsidRDefault="009337EA"/>
        </w:tc>
        <w:tc>
          <w:tcPr>
            <w:tcW w:w="1418" w:type="dxa"/>
          </w:tcPr>
          <w:p w14:paraId="78D052CB" w14:textId="77777777" w:rsidR="009337EA" w:rsidRDefault="00090028">
            <w:r>
              <w:t>{{kpi.poultry_sales}}</w:t>
            </w:r>
          </w:p>
        </w:tc>
        <w:tc>
          <w:tcPr>
            <w:tcW w:w="1559" w:type="dxa"/>
          </w:tcPr>
          <w:p w14:paraId="6B0534D2" w14:textId="77777777" w:rsidR="009337EA" w:rsidRDefault="009337EA"/>
        </w:tc>
        <w:tc>
          <w:tcPr>
            <w:tcW w:w="3827" w:type="dxa"/>
          </w:tcPr>
          <w:p w14:paraId="41C85EE4" w14:textId="77777777" w:rsidR="009337EA" w:rsidRDefault="009337EA"/>
        </w:tc>
      </w:tr>
      <w:tr w:rsidR="00787812" w:rsidRPr="00F33AF0" w14:paraId="5DF5036F" w14:textId="77777777" w:rsidTr="004C6629">
        <w:tc>
          <w:tcPr>
            <w:tcW w:w="2785" w:type="dxa"/>
          </w:tcPr>
          <w:p w14:paraId="29404E2D"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Volume of sales horticulture </w:t>
            </w:r>
          </w:p>
        </w:tc>
        <w:tc>
          <w:tcPr>
            <w:tcW w:w="1321" w:type="dxa"/>
          </w:tcPr>
          <w:p w14:paraId="2303EA71" w14:textId="77777777" w:rsidR="009337EA" w:rsidRDefault="009337EA"/>
        </w:tc>
        <w:tc>
          <w:tcPr>
            <w:tcW w:w="1418" w:type="dxa"/>
          </w:tcPr>
          <w:p w14:paraId="6845BF93" w14:textId="77777777" w:rsidR="009337EA" w:rsidRDefault="00090028">
            <w:r w:rsidRPr="00090028">
              <w:t>{{kpi.hort_sales}}</w:t>
            </w:r>
          </w:p>
        </w:tc>
        <w:tc>
          <w:tcPr>
            <w:tcW w:w="1559" w:type="dxa"/>
          </w:tcPr>
          <w:p w14:paraId="56D35207" w14:textId="77777777" w:rsidR="009337EA" w:rsidRDefault="009337EA"/>
        </w:tc>
        <w:tc>
          <w:tcPr>
            <w:tcW w:w="3827" w:type="dxa"/>
          </w:tcPr>
          <w:p w14:paraId="03FEB867" w14:textId="77777777" w:rsidR="009337EA" w:rsidRDefault="009337EA"/>
        </w:tc>
      </w:tr>
      <w:tr w:rsidR="00787812" w:rsidRPr="00F33AF0" w14:paraId="08D02A38" w14:textId="77777777" w:rsidTr="004C6629">
        <w:tc>
          <w:tcPr>
            <w:tcW w:w="2785" w:type="dxa"/>
          </w:tcPr>
          <w:p w14:paraId="1B91A61F"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Local leverage </w:t>
            </w:r>
          </w:p>
        </w:tc>
        <w:tc>
          <w:tcPr>
            <w:tcW w:w="1321" w:type="dxa"/>
          </w:tcPr>
          <w:p w14:paraId="3D9EC336" w14:textId="77777777" w:rsidR="009337EA" w:rsidRDefault="009337EA"/>
        </w:tc>
        <w:tc>
          <w:tcPr>
            <w:tcW w:w="1418" w:type="dxa"/>
          </w:tcPr>
          <w:p w14:paraId="0EB3C131" w14:textId="77777777" w:rsidR="009337EA" w:rsidRDefault="00090028">
            <w:r>
              <w:t>{{kpi.leverage}}</w:t>
            </w:r>
          </w:p>
        </w:tc>
        <w:tc>
          <w:tcPr>
            <w:tcW w:w="1559" w:type="dxa"/>
          </w:tcPr>
          <w:p w14:paraId="21072EB9" w14:textId="77777777" w:rsidR="009337EA" w:rsidRDefault="009337EA"/>
        </w:tc>
        <w:tc>
          <w:tcPr>
            <w:tcW w:w="3827" w:type="dxa"/>
          </w:tcPr>
          <w:p w14:paraId="2B983258" w14:textId="77777777" w:rsidR="009337EA" w:rsidRDefault="009337EA"/>
        </w:tc>
      </w:tr>
      <w:tr w:rsidR="00787812" w:rsidRPr="00F33AF0" w14:paraId="066E1390" w14:textId="77777777" w:rsidTr="004C6629">
        <w:tc>
          <w:tcPr>
            <w:tcW w:w="2785" w:type="dxa"/>
          </w:tcPr>
          <w:p w14:paraId="34F06E6D"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ISLA groups formed</w:t>
            </w:r>
          </w:p>
        </w:tc>
        <w:tc>
          <w:tcPr>
            <w:tcW w:w="1321" w:type="dxa"/>
          </w:tcPr>
          <w:p w14:paraId="06C91B66" w14:textId="77777777" w:rsidR="009337EA" w:rsidRDefault="009337EA"/>
        </w:tc>
        <w:tc>
          <w:tcPr>
            <w:tcW w:w="1418" w:type="dxa"/>
          </w:tcPr>
          <w:p w14:paraId="6C2CDCB0" w14:textId="77777777" w:rsidR="009337EA" w:rsidRDefault="00090028">
            <w:r>
              <w:t>{{kpi.isla_groups}}</w:t>
            </w:r>
          </w:p>
        </w:tc>
        <w:tc>
          <w:tcPr>
            <w:tcW w:w="1559" w:type="dxa"/>
          </w:tcPr>
          <w:p w14:paraId="101B3477" w14:textId="77777777" w:rsidR="009337EA" w:rsidRDefault="009337EA"/>
        </w:tc>
        <w:tc>
          <w:tcPr>
            <w:tcW w:w="3827" w:type="dxa"/>
          </w:tcPr>
          <w:p w14:paraId="7EB87BB0" w14:textId="77777777" w:rsidR="009337EA" w:rsidRDefault="009337EA"/>
        </w:tc>
      </w:tr>
      <w:tr w:rsidR="00787812" w:rsidRPr="00F33AF0" w14:paraId="352891B0" w14:textId="77777777" w:rsidTr="004C6629">
        <w:tc>
          <w:tcPr>
            <w:tcW w:w="2785" w:type="dxa"/>
          </w:tcPr>
          <w:p w14:paraId="47F14245"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No. youth accessing loans</w:t>
            </w:r>
          </w:p>
        </w:tc>
        <w:tc>
          <w:tcPr>
            <w:tcW w:w="1321" w:type="dxa"/>
          </w:tcPr>
          <w:p w14:paraId="0D882B6F" w14:textId="77777777" w:rsidR="009337EA" w:rsidRDefault="009337EA"/>
        </w:tc>
        <w:tc>
          <w:tcPr>
            <w:tcW w:w="1418" w:type="dxa"/>
          </w:tcPr>
          <w:p w14:paraId="3BF6F70C" w14:textId="77777777" w:rsidR="009337EA" w:rsidRDefault="00090028">
            <w:r w:rsidRPr="00090028">
              <w:t>{{kpi.loan_youth}}</w:t>
            </w:r>
          </w:p>
        </w:tc>
        <w:tc>
          <w:tcPr>
            <w:tcW w:w="1559" w:type="dxa"/>
          </w:tcPr>
          <w:p w14:paraId="0C706A45" w14:textId="77777777" w:rsidR="009337EA" w:rsidRDefault="009337EA"/>
        </w:tc>
        <w:tc>
          <w:tcPr>
            <w:tcW w:w="3827" w:type="dxa"/>
          </w:tcPr>
          <w:p w14:paraId="4FA9838D" w14:textId="77777777" w:rsidR="009337EA" w:rsidRDefault="009337EA"/>
        </w:tc>
      </w:tr>
      <w:tr w:rsidR="00787812" w:rsidRPr="00F33AF0" w14:paraId="0E5E8B0B" w14:textId="77777777" w:rsidTr="004C6629">
        <w:tc>
          <w:tcPr>
            <w:tcW w:w="2785" w:type="dxa"/>
          </w:tcPr>
          <w:p w14:paraId="7069E221"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Total Saving Amount  </w:t>
            </w:r>
          </w:p>
        </w:tc>
        <w:tc>
          <w:tcPr>
            <w:tcW w:w="1321" w:type="dxa"/>
          </w:tcPr>
          <w:p w14:paraId="2914F9FC" w14:textId="77777777" w:rsidR="009337EA" w:rsidRDefault="009337EA"/>
        </w:tc>
        <w:tc>
          <w:tcPr>
            <w:tcW w:w="1418" w:type="dxa"/>
          </w:tcPr>
          <w:p w14:paraId="24C704E7" w14:textId="77777777" w:rsidR="009337EA" w:rsidRDefault="00090028">
            <w:r>
              <w:t>{{kpi.saved}}</w:t>
            </w:r>
          </w:p>
        </w:tc>
        <w:tc>
          <w:tcPr>
            <w:tcW w:w="1559" w:type="dxa"/>
          </w:tcPr>
          <w:p w14:paraId="0213C8EB" w14:textId="77777777" w:rsidR="009337EA" w:rsidRDefault="009337EA"/>
        </w:tc>
        <w:tc>
          <w:tcPr>
            <w:tcW w:w="3827" w:type="dxa"/>
          </w:tcPr>
          <w:p w14:paraId="4C0F9F49" w14:textId="77777777" w:rsidR="009337EA" w:rsidRDefault="009337EA"/>
        </w:tc>
      </w:tr>
      <w:tr w:rsidR="00787812" w:rsidRPr="00F33AF0" w14:paraId="11D48DB9" w14:textId="77777777" w:rsidTr="004C6629">
        <w:tc>
          <w:tcPr>
            <w:tcW w:w="2785" w:type="dxa"/>
          </w:tcPr>
          <w:p w14:paraId="5C08CF1B"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Total Loan Amount </w:t>
            </w:r>
          </w:p>
        </w:tc>
        <w:tc>
          <w:tcPr>
            <w:tcW w:w="1321" w:type="dxa"/>
          </w:tcPr>
          <w:p w14:paraId="58FE1BCB" w14:textId="77777777" w:rsidR="009337EA" w:rsidRDefault="009337EA"/>
        </w:tc>
        <w:tc>
          <w:tcPr>
            <w:tcW w:w="1418" w:type="dxa"/>
          </w:tcPr>
          <w:p w14:paraId="277D248C" w14:textId="77777777" w:rsidR="009337EA" w:rsidRDefault="00090028">
            <w:r>
              <w:t>{{kpi.loans}}</w:t>
            </w:r>
          </w:p>
        </w:tc>
        <w:tc>
          <w:tcPr>
            <w:tcW w:w="1559" w:type="dxa"/>
          </w:tcPr>
          <w:p w14:paraId="06EFD49F" w14:textId="77777777" w:rsidR="009337EA" w:rsidRDefault="009337EA"/>
        </w:tc>
        <w:tc>
          <w:tcPr>
            <w:tcW w:w="3827" w:type="dxa"/>
          </w:tcPr>
          <w:p w14:paraId="39BC8F5C" w14:textId="77777777" w:rsidR="009337EA" w:rsidRDefault="009337EA"/>
        </w:tc>
      </w:tr>
      <w:tr w:rsidR="00787812" w:rsidRPr="00F33AF0" w14:paraId="493D932E" w14:textId="77777777" w:rsidTr="004C6629">
        <w:tc>
          <w:tcPr>
            <w:tcW w:w="2785" w:type="dxa"/>
          </w:tcPr>
          <w:p w14:paraId="224DA8C2"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Agri hubs formed</w:t>
            </w:r>
          </w:p>
        </w:tc>
        <w:tc>
          <w:tcPr>
            <w:tcW w:w="1321" w:type="dxa"/>
          </w:tcPr>
          <w:p w14:paraId="184FD6F2"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0</w:t>
            </w:r>
          </w:p>
        </w:tc>
        <w:tc>
          <w:tcPr>
            <w:tcW w:w="1418" w:type="dxa"/>
          </w:tcPr>
          <w:p w14:paraId="49F5CBCB" w14:textId="77777777" w:rsidR="00787812" w:rsidRPr="0099255C" w:rsidRDefault="00787812" w:rsidP="004C6629">
            <w:pPr>
              <w:rPr>
                <w:rFonts w:ascii="Gill Sans MT" w:hAnsi="Gill Sans MT"/>
                <w:color w:val="0D0D0D"/>
                <w:sz w:val="24"/>
                <w:szCs w:val="24"/>
                <w:highlight w:val="white"/>
              </w:rPr>
            </w:pPr>
          </w:p>
        </w:tc>
        <w:tc>
          <w:tcPr>
            <w:tcW w:w="1559" w:type="dxa"/>
          </w:tcPr>
          <w:p w14:paraId="75980854" w14:textId="77777777" w:rsidR="00787812" w:rsidRPr="0099255C" w:rsidRDefault="00787812" w:rsidP="004C6629">
            <w:pPr>
              <w:rPr>
                <w:rFonts w:ascii="Gill Sans MT" w:hAnsi="Gill Sans MT"/>
                <w:color w:val="0D0D0D"/>
                <w:sz w:val="24"/>
                <w:szCs w:val="24"/>
                <w:highlight w:val="white"/>
              </w:rPr>
            </w:pPr>
          </w:p>
        </w:tc>
        <w:tc>
          <w:tcPr>
            <w:tcW w:w="3827" w:type="dxa"/>
          </w:tcPr>
          <w:p w14:paraId="648479B2" w14:textId="77777777" w:rsidR="00787812" w:rsidRPr="0099255C" w:rsidRDefault="00787812" w:rsidP="004C6629">
            <w:pPr>
              <w:rPr>
                <w:rFonts w:ascii="Gill Sans MT" w:hAnsi="Gill Sans MT"/>
                <w:color w:val="0D0D0D"/>
                <w:sz w:val="24"/>
                <w:szCs w:val="24"/>
                <w:highlight w:val="white"/>
              </w:rPr>
            </w:pPr>
          </w:p>
        </w:tc>
      </w:tr>
      <w:tr w:rsidR="00787812" w:rsidRPr="00F33AF0" w14:paraId="2ACF18A7" w14:textId="77777777" w:rsidTr="004C6629">
        <w:tc>
          <w:tcPr>
            <w:tcW w:w="2785" w:type="dxa"/>
          </w:tcPr>
          <w:p w14:paraId="5A442CAB"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VBHCD Training (Cornerstone, PSRP) </w:t>
            </w:r>
          </w:p>
        </w:tc>
        <w:tc>
          <w:tcPr>
            <w:tcW w:w="1321" w:type="dxa"/>
          </w:tcPr>
          <w:p w14:paraId="0472779D" w14:textId="77777777" w:rsidR="009337EA" w:rsidRDefault="009337EA"/>
        </w:tc>
        <w:tc>
          <w:tcPr>
            <w:tcW w:w="1418" w:type="dxa"/>
          </w:tcPr>
          <w:p w14:paraId="36636D32" w14:textId="77777777" w:rsidR="009337EA" w:rsidRDefault="00090028">
            <w:r>
              <w:t>11,127</w:t>
            </w:r>
          </w:p>
        </w:tc>
        <w:tc>
          <w:tcPr>
            <w:tcW w:w="1559" w:type="dxa"/>
          </w:tcPr>
          <w:p w14:paraId="1F60E29F" w14:textId="77777777" w:rsidR="009337EA" w:rsidRDefault="009337EA"/>
        </w:tc>
        <w:tc>
          <w:tcPr>
            <w:tcW w:w="3827" w:type="dxa"/>
          </w:tcPr>
          <w:p w14:paraId="62E29DDD" w14:textId="77777777" w:rsidR="009337EA" w:rsidRDefault="009337EA"/>
        </w:tc>
      </w:tr>
      <w:tr w:rsidR="00787812" w:rsidRPr="00F33AF0" w14:paraId="7494A8A6" w14:textId="77777777" w:rsidTr="004C6629">
        <w:tc>
          <w:tcPr>
            <w:tcW w:w="2785" w:type="dxa"/>
          </w:tcPr>
          <w:p w14:paraId="65F191B0"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Animal management </w:t>
            </w:r>
          </w:p>
        </w:tc>
        <w:tc>
          <w:tcPr>
            <w:tcW w:w="1321" w:type="dxa"/>
          </w:tcPr>
          <w:p w14:paraId="7F6EF0AA" w14:textId="77777777" w:rsidR="009337EA" w:rsidRDefault="009337EA"/>
        </w:tc>
        <w:tc>
          <w:tcPr>
            <w:tcW w:w="1418" w:type="dxa"/>
          </w:tcPr>
          <w:p w14:paraId="5E13A0E4" w14:textId="77777777" w:rsidR="009337EA" w:rsidRDefault="00090028">
            <w:r>
              <w:t>2384</w:t>
            </w:r>
          </w:p>
        </w:tc>
        <w:tc>
          <w:tcPr>
            <w:tcW w:w="1559" w:type="dxa"/>
          </w:tcPr>
          <w:p w14:paraId="321043D7" w14:textId="77777777" w:rsidR="009337EA" w:rsidRDefault="009337EA"/>
        </w:tc>
        <w:tc>
          <w:tcPr>
            <w:tcW w:w="3827" w:type="dxa"/>
          </w:tcPr>
          <w:p w14:paraId="35074FFF" w14:textId="77777777" w:rsidR="009337EA" w:rsidRDefault="009337EA"/>
        </w:tc>
      </w:tr>
      <w:tr w:rsidR="00787812" w:rsidRPr="00F33AF0" w14:paraId="148A87DE" w14:textId="77777777" w:rsidTr="004C6629">
        <w:tc>
          <w:tcPr>
            <w:tcW w:w="2785" w:type="dxa"/>
          </w:tcPr>
          <w:p w14:paraId="0616DF4B"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Crop management </w:t>
            </w:r>
          </w:p>
        </w:tc>
        <w:tc>
          <w:tcPr>
            <w:tcW w:w="1321" w:type="dxa"/>
          </w:tcPr>
          <w:p w14:paraId="368104CE" w14:textId="77777777" w:rsidR="009337EA" w:rsidRDefault="009337EA"/>
        </w:tc>
        <w:tc>
          <w:tcPr>
            <w:tcW w:w="1418" w:type="dxa"/>
          </w:tcPr>
          <w:p w14:paraId="0EA23465" w14:textId="77777777" w:rsidR="009337EA" w:rsidRDefault="00090028">
            <w:r>
              <w:t>2384</w:t>
            </w:r>
          </w:p>
        </w:tc>
        <w:tc>
          <w:tcPr>
            <w:tcW w:w="1559" w:type="dxa"/>
          </w:tcPr>
          <w:p w14:paraId="7FC0CD32" w14:textId="77777777" w:rsidR="009337EA" w:rsidRDefault="009337EA"/>
        </w:tc>
        <w:tc>
          <w:tcPr>
            <w:tcW w:w="3827" w:type="dxa"/>
          </w:tcPr>
          <w:p w14:paraId="228CF472" w14:textId="77777777" w:rsidR="009337EA" w:rsidRDefault="009337EA"/>
        </w:tc>
      </w:tr>
      <w:tr w:rsidR="00787812" w:rsidRPr="00F33AF0" w14:paraId="7D7601FC" w14:textId="77777777" w:rsidTr="004C6629">
        <w:tc>
          <w:tcPr>
            <w:tcW w:w="2785" w:type="dxa"/>
          </w:tcPr>
          <w:p w14:paraId="218B09F2"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Gender and safeguarding </w:t>
            </w:r>
          </w:p>
        </w:tc>
        <w:tc>
          <w:tcPr>
            <w:tcW w:w="1321" w:type="dxa"/>
          </w:tcPr>
          <w:p w14:paraId="6E094887" w14:textId="77777777" w:rsidR="009337EA" w:rsidRDefault="009337EA"/>
        </w:tc>
        <w:tc>
          <w:tcPr>
            <w:tcW w:w="1418" w:type="dxa"/>
          </w:tcPr>
          <w:p w14:paraId="7530450C" w14:textId="77777777" w:rsidR="009337EA" w:rsidRDefault="00090028">
            <w:r>
              <w:t>1190</w:t>
            </w:r>
          </w:p>
        </w:tc>
        <w:tc>
          <w:tcPr>
            <w:tcW w:w="1559" w:type="dxa"/>
          </w:tcPr>
          <w:p w14:paraId="57D5CDAD" w14:textId="77777777" w:rsidR="009337EA" w:rsidRDefault="009337EA"/>
        </w:tc>
        <w:tc>
          <w:tcPr>
            <w:tcW w:w="3827" w:type="dxa"/>
          </w:tcPr>
          <w:p w14:paraId="40404A7A" w14:textId="77777777" w:rsidR="009337EA" w:rsidRDefault="009337EA"/>
        </w:tc>
      </w:tr>
      <w:tr w:rsidR="00787812" w:rsidRPr="00F33AF0" w14:paraId="3A51B303" w14:textId="77777777" w:rsidTr="004C6629">
        <w:tc>
          <w:tcPr>
            <w:tcW w:w="2785" w:type="dxa"/>
          </w:tcPr>
          <w:p w14:paraId="33370E51"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Nutrition </w:t>
            </w:r>
          </w:p>
        </w:tc>
        <w:tc>
          <w:tcPr>
            <w:tcW w:w="1321" w:type="dxa"/>
          </w:tcPr>
          <w:p w14:paraId="622D174F" w14:textId="77777777" w:rsidR="009337EA" w:rsidRDefault="009337EA"/>
        </w:tc>
        <w:tc>
          <w:tcPr>
            <w:tcW w:w="1418" w:type="dxa"/>
          </w:tcPr>
          <w:p w14:paraId="76E42263" w14:textId="77777777" w:rsidR="009337EA" w:rsidRDefault="00090028">
            <w:r>
              <w:t>312</w:t>
            </w:r>
          </w:p>
        </w:tc>
        <w:tc>
          <w:tcPr>
            <w:tcW w:w="1559" w:type="dxa"/>
          </w:tcPr>
          <w:p w14:paraId="2908375D" w14:textId="77777777" w:rsidR="009337EA" w:rsidRDefault="009337EA"/>
        </w:tc>
        <w:tc>
          <w:tcPr>
            <w:tcW w:w="3827" w:type="dxa"/>
          </w:tcPr>
          <w:p w14:paraId="3B40A6F4" w14:textId="77777777" w:rsidR="009337EA" w:rsidRDefault="009337EA"/>
        </w:tc>
      </w:tr>
      <w:tr w:rsidR="00787812" w:rsidRPr="00F33AF0" w14:paraId="06AE30FC" w14:textId="77777777" w:rsidTr="004C6629">
        <w:tc>
          <w:tcPr>
            <w:tcW w:w="2785" w:type="dxa"/>
          </w:tcPr>
          <w:p w14:paraId="6B4D41CB"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Social perception change </w:t>
            </w:r>
          </w:p>
        </w:tc>
        <w:tc>
          <w:tcPr>
            <w:tcW w:w="1321" w:type="dxa"/>
          </w:tcPr>
          <w:p w14:paraId="0DE2026F" w14:textId="77777777" w:rsidR="009337EA" w:rsidRDefault="009337EA"/>
        </w:tc>
        <w:tc>
          <w:tcPr>
            <w:tcW w:w="1418" w:type="dxa"/>
          </w:tcPr>
          <w:p w14:paraId="32840F34" w14:textId="77777777" w:rsidR="009337EA" w:rsidRDefault="00090028">
            <w:r>
              <w:t>183</w:t>
            </w:r>
          </w:p>
        </w:tc>
        <w:tc>
          <w:tcPr>
            <w:tcW w:w="1559" w:type="dxa"/>
          </w:tcPr>
          <w:p w14:paraId="0F47FE2F" w14:textId="77777777" w:rsidR="009337EA" w:rsidRDefault="009337EA"/>
        </w:tc>
        <w:tc>
          <w:tcPr>
            <w:tcW w:w="3827" w:type="dxa"/>
          </w:tcPr>
          <w:p w14:paraId="57EEFEB4" w14:textId="77777777" w:rsidR="009337EA" w:rsidRDefault="009337EA"/>
        </w:tc>
      </w:tr>
      <w:tr w:rsidR="00787812" w:rsidRPr="00F33AF0" w14:paraId="4FAC5FF8" w14:textId="77777777" w:rsidTr="004C6629">
        <w:tc>
          <w:tcPr>
            <w:tcW w:w="2785" w:type="dxa"/>
          </w:tcPr>
          <w:p w14:paraId="6399F51B"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Life skills</w:t>
            </w:r>
          </w:p>
        </w:tc>
        <w:tc>
          <w:tcPr>
            <w:tcW w:w="1321" w:type="dxa"/>
          </w:tcPr>
          <w:p w14:paraId="245D0A8A" w14:textId="77777777" w:rsidR="009337EA" w:rsidRDefault="009337EA"/>
        </w:tc>
        <w:tc>
          <w:tcPr>
            <w:tcW w:w="1418" w:type="dxa"/>
          </w:tcPr>
          <w:p w14:paraId="206A2208" w14:textId="77777777" w:rsidR="009337EA" w:rsidRDefault="00754805">
            <w:r>
              <w:t>474</w:t>
            </w:r>
          </w:p>
        </w:tc>
        <w:tc>
          <w:tcPr>
            <w:tcW w:w="1559" w:type="dxa"/>
          </w:tcPr>
          <w:p w14:paraId="22A854D7" w14:textId="77777777" w:rsidR="009337EA" w:rsidRDefault="009337EA"/>
        </w:tc>
        <w:tc>
          <w:tcPr>
            <w:tcW w:w="3827" w:type="dxa"/>
          </w:tcPr>
          <w:p w14:paraId="2ECB7DF8" w14:textId="77777777" w:rsidR="009337EA" w:rsidRDefault="009337EA"/>
        </w:tc>
      </w:tr>
      <w:tr w:rsidR="00787812" w:rsidRPr="00F33AF0" w14:paraId="6B5100DD" w14:textId="77777777" w:rsidTr="004C6629">
        <w:tc>
          <w:tcPr>
            <w:tcW w:w="2785" w:type="dxa"/>
          </w:tcPr>
          <w:p w14:paraId="22EA94DF"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Mental Health and Wellness</w:t>
            </w:r>
          </w:p>
        </w:tc>
        <w:tc>
          <w:tcPr>
            <w:tcW w:w="1321" w:type="dxa"/>
          </w:tcPr>
          <w:p w14:paraId="1C5DF872" w14:textId="77777777" w:rsidR="009337EA" w:rsidRDefault="009337EA"/>
        </w:tc>
        <w:tc>
          <w:tcPr>
            <w:tcW w:w="1418" w:type="dxa"/>
          </w:tcPr>
          <w:p w14:paraId="5C10E130" w14:textId="77777777" w:rsidR="009337EA" w:rsidRDefault="00754805">
            <w:r>
              <w:t>311</w:t>
            </w:r>
          </w:p>
        </w:tc>
        <w:tc>
          <w:tcPr>
            <w:tcW w:w="1559" w:type="dxa"/>
          </w:tcPr>
          <w:p w14:paraId="0E9BDBFC" w14:textId="77777777" w:rsidR="009337EA" w:rsidRDefault="009337EA"/>
        </w:tc>
        <w:tc>
          <w:tcPr>
            <w:tcW w:w="3827" w:type="dxa"/>
          </w:tcPr>
          <w:p w14:paraId="0C531B75" w14:textId="77777777" w:rsidR="009337EA" w:rsidRDefault="009337EA"/>
        </w:tc>
      </w:tr>
      <w:tr w:rsidR="00787812" w:rsidRPr="00F33AF0" w14:paraId="56BF8D46" w14:textId="77777777" w:rsidTr="004C6629">
        <w:tc>
          <w:tcPr>
            <w:tcW w:w="2785" w:type="dxa"/>
          </w:tcPr>
          <w:p w14:paraId="1D9B0251" w14:textId="77777777" w:rsidR="00787812" w:rsidRPr="0099255C" w:rsidRDefault="00787812" w:rsidP="004C6629">
            <w:pPr>
              <w:rPr>
                <w:rFonts w:ascii="Gill Sans MT" w:hAnsi="Gill Sans MT"/>
                <w:color w:val="0D0D0D"/>
                <w:sz w:val="24"/>
                <w:szCs w:val="24"/>
                <w:highlight w:val="white"/>
              </w:rPr>
            </w:pPr>
            <w:r w:rsidRPr="0099255C">
              <w:rPr>
                <w:rFonts w:ascii="Gill Sans MT" w:hAnsi="Gill Sans MT"/>
                <w:color w:val="0D0D0D"/>
                <w:sz w:val="24"/>
                <w:szCs w:val="24"/>
                <w:highlight w:val="white"/>
              </w:rPr>
              <w:t xml:space="preserve">Sexual and reproductive health </w:t>
            </w:r>
          </w:p>
        </w:tc>
        <w:tc>
          <w:tcPr>
            <w:tcW w:w="1321" w:type="dxa"/>
          </w:tcPr>
          <w:p w14:paraId="5EB4A3C8" w14:textId="77777777" w:rsidR="009337EA" w:rsidRDefault="009337EA"/>
        </w:tc>
        <w:tc>
          <w:tcPr>
            <w:tcW w:w="1418" w:type="dxa"/>
          </w:tcPr>
          <w:p w14:paraId="52FC1F00" w14:textId="77777777" w:rsidR="009337EA" w:rsidRDefault="00754805">
            <w:r>
              <w:t>89</w:t>
            </w:r>
          </w:p>
        </w:tc>
        <w:tc>
          <w:tcPr>
            <w:tcW w:w="1559" w:type="dxa"/>
          </w:tcPr>
          <w:p w14:paraId="2D3E19B2" w14:textId="77777777" w:rsidR="009337EA" w:rsidRDefault="009337EA"/>
        </w:tc>
        <w:tc>
          <w:tcPr>
            <w:tcW w:w="3827" w:type="dxa"/>
          </w:tcPr>
          <w:p w14:paraId="426C7B36" w14:textId="77777777" w:rsidR="009337EA" w:rsidRDefault="009337EA"/>
        </w:tc>
      </w:tr>
    </w:tbl>
    <w:p w14:paraId="0D9B9B49" w14:textId="77777777" w:rsidR="00B371B7" w:rsidRDefault="00787812" w:rsidP="00787812">
      <w:pPr>
        <w:spacing w:after="0"/>
        <w:rPr>
          <w:rFonts w:ascii="Gill Sans MT" w:hAnsi="Gill Sans MT"/>
          <w:b/>
          <w:color w:val="000000"/>
          <w:sz w:val="24"/>
          <w:szCs w:val="24"/>
        </w:rPr>
      </w:pPr>
      <w:r>
        <w:rPr>
          <w:rFonts w:ascii="Gill Sans MT" w:hAnsi="Gill Sans MT"/>
          <w:b/>
          <w:color w:val="000000"/>
          <w:sz w:val="24"/>
          <w:szCs w:val="24"/>
        </w:rPr>
        <w:t xml:space="preserve"> </w:t>
      </w:r>
    </w:p>
    <w:p w14:paraId="25A105BB" w14:textId="77777777" w:rsidR="00BC0721" w:rsidRPr="004E0EDC" w:rsidRDefault="00D857CE" w:rsidP="00BC0721">
      <w:pPr>
        <w:pBdr>
          <w:bottom w:val="single" w:sz="6" w:space="2" w:color="D6D6D6"/>
        </w:pBdr>
        <w:spacing w:before="120" w:after="120"/>
        <w:rPr>
          <w:rFonts w:ascii="Gill Sans MT" w:hAnsi="Gill Sans MT"/>
          <w:b/>
          <w:color w:val="000000"/>
          <w:sz w:val="24"/>
          <w:szCs w:val="24"/>
        </w:rPr>
      </w:pPr>
      <w:r w:rsidRPr="004E0EDC">
        <w:rPr>
          <w:rFonts w:ascii="Gill Sans MT" w:hAnsi="Gill Sans MT"/>
          <w:b/>
          <w:color w:val="000000"/>
          <w:sz w:val="24"/>
          <w:szCs w:val="24"/>
        </w:rPr>
        <w:t>3.2 Narrative Summary:</w:t>
      </w:r>
      <w:r w:rsidR="00BC0721">
        <w:rPr>
          <w:rFonts w:ascii="Gill Sans MT" w:hAnsi="Gill Sans MT"/>
          <w:b/>
          <w:color w:val="000000"/>
          <w:sz w:val="24"/>
          <w:szCs w:val="24"/>
        </w:rPr>
        <w:t xml:space="preserve"> </w:t>
      </w:r>
      <w:r w:rsidR="00BC0721" w:rsidRPr="00BC0721">
        <w:rPr>
          <w:rFonts w:ascii="Gill Sans MT" w:hAnsi="Gill Sans MT"/>
          <w:bCs/>
          <w:i/>
          <w:iCs/>
          <w:color w:val="000000"/>
          <w:sz w:val="24"/>
          <w:szCs w:val="24"/>
        </w:rPr>
        <w:t>Refer to 2. REPORTING PROGRESS AND OUPUTS</w:t>
      </w:r>
      <w:r w:rsidR="00BC0721" w:rsidRPr="004E0EDC">
        <w:rPr>
          <w:rFonts w:ascii="Gill Sans MT" w:hAnsi="Gill Sans MT"/>
          <w:b/>
          <w:color w:val="000000"/>
          <w:sz w:val="24"/>
          <w:szCs w:val="24"/>
        </w:rPr>
        <w:t xml:space="preserve"> </w:t>
      </w:r>
    </w:p>
    <w:p w14:paraId="2D6591FB" w14:textId="77777777" w:rsidR="000B1C15" w:rsidRPr="004E0EDC" w:rsidRDefault="000B1C15">
      <w:pPr>
        <w:rPr>
          <w:rFonts w:ascii="Gill Sans MT" w:hAnsi="Gill Sans MT"/>
          <w:b/>
          <w:color w:val="000000"/>
          <w:sz w:val="24"/>
          <w:szCs w:val="24"/>
        </w:rPr>
      </w:pPr>
    </w:p>
    <w:p w14:paraId="2C9E02C2" w14:textId="77777777" w:rsidR="000B1C15" w:rsidRPr="00CB77AF" w:rsidRDefault="00D857CE">
      <w:pPr>
        <w:shd w:val="clear" w:color="auto" w:fill="FFFFFF"/>
        <w:rPr>
          <w:rFonts w:ascii="Gill Sans MT" w:hAnsi="Gill Sans MT"/>
          <w:i/>
          <w:color w:val="002060"/>
          <w:sz w:val="18"/>
          <w:szCs w:val="18"/>
        </w:rPr>
      </w:pPr>
      <w:r w:rsidRPr="00CB77AF">
        <w:rPr>
          <w:rFonts w:ascii="Gill Sans MT" w:hAnsi="Gill Sans MT"/>
          <w:i/>
          <w:color w:val="002060"/>
          <w:sz w:val="18"/>
          <w:szCs w:val="18"/>
        </w:rPr>
        <w:t>Please provide an explanation for this table above, focusing on activities implemented and how these outputs occurred.</w:t>
      </w:r>
      <w:r w:rsidRPr="00CB77AF">
        <w:rPr>
          <w:rFonts w:ascii="Gill Sans MT" w:hAnsi="Gill Sans MT"/>
          <w:i/>
          <w:color w:val="002060"/>
          <w:sz w:val="18"/>
          <w:szCs w:val="18"/>
        </w:rPr>
        <w:br/>
        <w:t xml:space="preserve">Please also identify initiatives which may have had ripple effects beyond the targeted groups. For example, over time a program targeting young women or men may have an outreach or involvement of their families or communities, or our activities influencing other players along the value chain. </w:t>
      </w:r>
      <w:r w:rsidRPr="00CB77AF">
        <w:rPr>
          <w:rFonts w:ascii="Gill Sans MT" w:hAnsi="Gill Sans MT"/>
          <w:i/>
          <w:color w:val="002060"/>
          <w:sz w:val="18"/>
          <w:szCs w:val="18"/>
        </w:rPr>
        <w:br/>
        <w:t>Some outputs may also relate specifically to how the program strengthens resilience – the capacity of individuals, communities, institutions and systems to survive (absorb shocks and maintain stability).</w:t>
      </w:r>
      <w:r w:rsidR="008E15A0">
        <w:rPr>
          <w:rFonts w:ascii="Gill Sans MT" w:hAnsi="Gill Sans MT"/>
          <w:i/>
          <w:color w:val="002060"/>
          <w:sz w:val="18"/>
          <w:szCs w:val="18"/>
        </w:rPr>
        <w:t xml:space="preserve"> Refer to </w:t>
      </w:r>
    </w:p>
    <w:p w14:paraId="44DC8546" w14:textId="77777777" w:rsidR="00EA2926" w:rsidRDefault="005E59D0">
      <w:pPr>
        <w:pBdr>
          <w:bottom w:val="single" w:sz="6" w:space="2" w:color="D6D6D6"/>
        </w:pBdr>
        <w:spacing w:before="120" w:after="120"/>
        <w:rPr>
          <w:rFonts w:ascii="Gill Sans MT" w:hAnsi="Gill Sans MT"/>
          <w:i/>
          <w:color w:val="002060"/>
          <w:sz w:val="18"/>
          <w:szCs w:val="18"/>
        </w:rPr>
      </w:pPr>
      <w:r w:rsidRPr="004E0EDC">
        <w:rPr>
          <w:rFonts w:ascii="Gill Sans MT" w:hAnsi="Gill Sans MT"/>
          <w:b/>
          <w:color w:val="000000"/>
          <w:sz w:val="24"/>
          <w:szCs w:val="24"/>
        </w:rPr>
        <w:t xml:space="preserve">3.3. </w:t>
      </w:r>
      <w:r w:rsidR="00D857CE" w:rsidRPr="004E0EDC">
        <w:rPr>
          <w:rFonts w:ascii="Gill Sans MT" w:hAnsi="Gill Sans MT"/>
          <w:b/>
          <w:color w:val="000000"/>
          <w:sz w:val="24"/>
          <w:szCs w:val="24"/>
        </w:rPr>
        <w:t>CONCLUSION</w:t>
      </w:r>
      <w:r w:rsidR="00EA2926" w:rsidRPr="004E0EDC">
        <w:rPr>
          <w:rFonts w:ascii="Gill Sans MT" w:hAnsi="Gill Sans MT"/>
          <w:b/>
          <w:color w:val="000000"/>
          <w:sz w:val="24"/>
          <w:szCs w:val="24"/>
        </w:rPr>
        <w:t xml:space="preserve"> (</w:t>
      </w:r>
      <w:r w:rsidR="00EA2926" w:rsidRPr="00CB77AF">
        <w:rPr>
          <w:rFonts w:ascii="Gill Sans MT" w:hAnsi="Gill Sans MT"/>
          <w:i/>
          <w:color w:val="002060"/>
          <w:sz w:val="18"/>
          <w:szCs w:val="18"/>
        </w:rPr>
        <w:t>recaps the main points, insights, or results discussed in the report without introducing new information, communicate why the findings matter for the project, project stakeholders, donors, or target communities; provides actionable recommendations or outline next steps plans based on the status/ findings and with a reflective note or forward-looking statement that reinforces commitment or sets the tone for future collaboration.</w:t>
      </w:r>
    </w:p>
    <w:p w14:paraId="5AF19C21" w14:textId="77777777" w:rsidR="00C63930" w:rsidRDefault="00C63930">
      <w:pPr>
        <w:pBdr>
          <w:bottom w:val="single" w:sz="6" w:space="2" w:color="D6D6D6"/>
        </w:pBdr>
        <w:spacing w:before="120" w:after="120"/>
        <w:rPr>
          <w:rFonts w:ascii="Gill Sans MT" w:hAnsi="Gill Sans MT"/>
          <w:b/>
          <w:color w:val="000000"/>
          <w:sz w:val="24"/>
          <w:szCs w:val="24"/>
        </w:rPr>
      </w:pPr>
    </w:p>
    <w:p w14:paraId="01FF85B1" w14:textId="77777777" w:rsidR="000B1C15" w:rsidRPr="004E0EDC" w:rsidRDefault="00D857CE">
      <w:pPr>
        <w:pBdr>
          <w:bottom w:val="single" w:sz="6" w:space="2" w:color="D6D6D6"/>
        </w:pBdr>
        <w:spacing w:before="120" w:after="120"/>
        <w:rPr>
          <w:rFonts w:ascii="Gill Sans MT" w:hAnsi="Gill Sans MT"/>
          <w:b/>
          <w:color w:val="000000"/>
          <w:sz w:val="24"/>
          <w:szCs w:val="24"/>
        </w:rPr>
      </w:pPr>
      <w:r w:rsidRPr="004E0EDC">
        <w:rPr>
          <w:rFonts w:ascii="Gill Sans MT" w:hAnsi="Gill Sans MT"/>
          <w:b/>
          <w:color w:val="000000"/>
          <w:sz w:val="24"/>
          <w:szCs w:val="24"/>
        </w:rPr>
        <w:t>3.4 Collaboration Update</w:t>
      </w:r>
    </w:p>
    <w:p w14:paraId="42B899C3" w14:textId="77777777" w:rsidR="00CB6466" w:rsidRPr="001D1416" w:rsidRDefault="00D857CE" w:rsidP="001D1416">
      <w:pPr>
        <w:rPr>
          <w:rFonts w:ascii="Gill Sans MT" w:hAnsi="Gill Sans MT"/>
          <w:i/>
          <w:color w:val="002060"/>
          <w:sz w:val="18"/>
          <w:szCs w:val="18"/>
        </w:rPr>
      </w:pPr>
      <w:r w:rsidRPr="00CB77AF">
        <w:rPr>
          <w:rFonts w:ascii="Gill Sans MT" w:hAnsi="Gill Sans MT"/>
          <w:i/>
          <w:color w:val="002060"/>
          <w:sz w:val="18"/>
          <w:szCs w:val="18"/>
        </w:rPr>
        <w:t xml:space="preserve">Please provide an update of your engagement and collaboration with partnership project stakeholders (e.g. </w:t>
      </w:r>
      <w:r w:rsidR="00DB1EFE" w:rsidRPr="00CB77AF">
        <w:rPr>
          <w:rFonts w:ascii="Gill Sans MT" w:hAnsi="Gill Sans MT"/>
          <w:i/>
          <w:color w:val="002060"/>
          <w:sz w:val="18"/>
          <w:szCs w:val="18"/>
        </w:rPr>
        <w:t xml:space="preserve">consortium partners, </w:t>
      </w:r>
      <w:r w:rsidRPr="00CB77AF">
        <w:rPr>
          <w:rFonts w:ascii="Gill Sans MT" w:hAnsi="Gill Sans MT"/>
          <w:i/>
          <w:color w:val="002060"/>
          <w:sz w:val="18"/>
          <w:szCs w:val="18"/>
        </w:rPr>
        <w:t>government officials/organizations, community groups, civil society organizations, academic institutions, private sector organizations, etc.) during this reporting period</w:t>
      </w:r>
    </w:p>
    <w:p w14:paraId="3EEFAC1A" w14:textId="77777777" w:rsidR="000F2E78" w:rsidRPr="009D3F67" w:rsidRDefault="009D3F67" w:rsidP="009D3F67">
      <w:pPr>
        <w:pBdr>
          <w:top w:val="nil"/>
          <w:left w:val="nil"/>
          <w:bottom w:val="single" w:sz="4" w:space="1" w:color="000000"/>
          <w:right w:val="nil"/>
          <w:between w:val="nil"/>
        </w:pBdr>
        <w:spacing w:after="0" w:line="240" w:lineRule="auto"/>
        <w:rPr>
          <w:rFonts w:ascii="Gill Sans MT" w:hAnsi="Gill Sans MT"/>
          <w:color w:val="000000"/>
          <w:szCs w:val="24"/>
        </w:rPr>
      </w:pPr>
      <w:r>
        <w:t>The cluster continued to engage local government and field-level stakeholders across the four districts in support of mobilization, production support, savings groups and youth agribusiness activities during June.</w:t>
      </w:r>
    </w:p>
    <w:p w14:paraId="0BAA3F42" w14:textId="77777777" w:rsidR="00814FBD" w:rsidRPr="00814FBD" w:rsidRDefault="00814FBD" w:rsidP="00814FBD">
      <w:pPr>
        <w:pStyle w:val="ListParagraph"/>
        <w:pBdr>
          <w:top w:val="nil"/>
          <w:left w:val="nil"/>
          <w:bottom w:val="single" w:sz="4" w:space="1" w:color="000000"/>
          <w:right w:val="nil"/>
          <w:between w:val="nil"/>
        </w:pBdr>
        <w:spacing w:after="0" w:line="240" w:lineRule="auto"/>
        <w:ind w:left="360"/>
        <w:rPr>
          <w:rFonts w:ascii="Gill Sans MT" w:hAnsi="Gill Sans MT"/>
          <w:color w:val="000000"/>
          <w:szCs w:val="24"/>
        </w:rPr>
      </w:pPr>
    </w:p>
    <w:p w14:paraId="1D498A57" w14:textId="77777777" w:rsidR="000F2E78" w:rsidRDefault="00D857CE" w:rsidP="002A5113">
      <w:pPr>
        <w:pBdr>
          <w:top w:val="nil"/>
          <w:left w:val="nil"/>
          <w:bottom w:val="single" w:sz="4" w:space="1" w:color="000000"/>
          <w:right w:val="nil"/>
          <w:between w:val="nil"/>
        </w:pBdr>
        <w:spacing w:after="0" w:line="240" w:lineRule="auto"/>
        <w:rPr>
          <w:rFonts w:ascii="Gill Sans MT" w:hAnsi="Gill Sans MT"/>
          <w:b/>
          <w:color w:val="000000"/>
          <w:sz w:val="24"/>
          <w:szCs w:val="24"/>
        </w:rPr>
      </w:pPr>
      <w:r w:rsidRPr="004E0EDC">
        <w:rPr>
          <w:rFonts w:ascii="Gill Sans MT" w:hAnsi="Gill Sans MT"/>
          <w:b/>
          <w:color w:val="000000"/>
          <w:sz w:val="24"/>
          <w:szCs w:val="24"/>
        </w:rPr>
        <w:t>4. PARTNERSHIP UPDATE</w:t>
      </w:r>
    </w:p>
    <w:p w14:paraId="294CEA66" w14:textId="77777777" w:rsidR="000B1C15" w:rsidRPr="004E0EDC" w:rsidRDefault="00D857CE">
      <w:pPr>
        <w:pBdr>
          <w:bottom w:val="single" w:sz="6" w:space="2" w:color="D6D6D6"/>
        </w:pBdr>
        <w:spacing w:before="120" w:after="120"/>
        <w:rPr>
          <w:rFonts w:ascii="Gill Sans MT" w:hAnsi="Gill Sans MT"/>
          <w:b/>
          <w:color w:val="000000"/>
          <w:sz w:val="24"/>
          <w:szCs w:val="24"/>
        </w:rPr>
      </w:pPr>
      <w:r w:rsidRPr="004E0EDC">
        <w:rPr>
          <w:rFonts w:ascii="Gill Sans MT" w:hAnsi="Gill Sans MT"/>
          <w:b/>
          <w:color w:val="000000"/>
          <w:sz w:val="24"/>
          <w:szCs w:val="24"/>
        </w:rPr>
        <w:t>4.1 Risk Update</w:t>
      </w:r>
    </w:p>
    <w:p w14:paraId="06C906C7" w14:textId="77777777" w:rsidR="000B1C15" w:rsidRPr="00CB77AF" w:rsidRDefault="00D857CE">
      <w:pPr>
        <w:spacing w:after="0"/>
        <w:rPr>
          <w:rFonts w:ascii="Gill Sans MT" w:hAnsi="Gill Sans MT"/>
          <w:color w:val="002060"/>
          <w:sz w:val="18"/>
          <w:szCs w:val="18"/>
        </w:rPr>
      </w:pPr>
      <w:r w:rsidRPr="00CB77AF">
        <w:rPr>
          <w:rFonts w:ascii="Gill Sans MT" w:hAnsi="Gill Sans MT"/>
          <w:i/>
          <w:color w:val="002060"/>
          <w:sz w:val="18"/>
          <w:szCs w:val="18"/>
        </w:rPr>
        <w:t>Please provide an update of any issues or risks not previously defined which are starting to emerge and which may have an impact on your work, particularly the ability to deliver activities or MEL plan. Include measures which have been identified to mitigate any potential risks. Please write any new risks to the Summary of Risk field. Material risks affect the future of the project should be discussed with the Program Lead.</w:t>
      </w:r>
    </w:p>
    <w:p w14:paraId="6915AADA" w14:textId="77777777" w:rsidR="000B1C15" w:rsidRPr="00CB77AF" w:rsidRDefault="00D857CE">
      <w:pPr>
        <w:spacing w:after="240"/>
        <w:rPr>
          <w:rFonts w:ascii="Gill Sans MT" w:hAnsi="Gill Sans MT"/>
          <w:color w:val="002060"/>
          <w:sz w:val="18"/>
          <w:szCs w:val="18"/>
        </w:rPr>
      </w:pPr>
      <w:r w:rsidRPr="00CB77AF">
        <w:rPr>
          <w:rFonts w:ascii="Gill Sans MT" w:hAnsi="Gill Sans MT"/>
          <w:i/>
          <w:color w:val="002060"/>
          <w:sz w:val="18"/>
          <w:szCs w:val="18"/>
        </w:rPr>
        <w:t>This section describes the anticipated risks at the program and organization levels throughout delivery. Revise if any update is required.</w:t>
      </w:r>
    </w:p>
    <w:p w14:paraId="7F484DA0" w14:textId="77777777" w:rsidR="000B1C15" w:rsidRPr="004E0EDC" w:rsidRDefault="00D857CE">
      <w:pPr>
        <w:rPr>
          <w:rFonts w:ascii="Gill Sans MT" w:hAnsi="Gill Sans MT"/>
          <w:sz w:val="24"/>
          <w:szCs w:val="24"/>
        </w:rPr>
      </w:pPr>
      <w:r w:rsidRPr="004E0EDC">
        <w:rPr>
          <w:rFonts w:ascii="Gill Sans MT" w:hAnsi="Gill Sans MT"/>
          <w:color w:val="FF0000"/>
          <w:sz w:val="24"/>
          <w:szCs w:val="24"/>
        </w:rPr>
        <w:t>* *</w:t>
      </w:r>
      <w:r w:rsidRPr="004E0EDC">
        <w:rPr>
          <w:rFonts w:ascii="Gill Sans MT" w:hAnsi="Gill Sans MT"/>
          <w:b/>
          <w:color w:val="000000"/>
          <w:sz w:val="24"/>
          <w:szCs w:val="24"/>
        </w:rPr>
        <w:t>Program level risk due to unintended consequences, conflict of interest and market distortion</w:t>
      </w:r>
    </w:p>
    <w:tbl>
      <w:tblPr>
        <w:tblStyle w:val="8"/>
        <w:tblW w:w="10465" w:type="dxa"/>
        <w:tblBorders>
          <w:top w:val="single" w:sz="6" w:space="0" w:color="808080"/>
          <w:left w:val="single" w:sz="6" w:space="0" w:color="808080"/>
          <w:bottom w:val="single" w:sz="6" w:space="0" w:color="808080"/>
          <w:right w:val="single" w:sz="6" w:space="0" w:color="808080"/>
        </w:tblBorders>
        <w:tblLayout w:type="fixed"/>
        <w:tblLook w:val="0400" w:firstRow="0" w:lastRow="0" w:firstColumn="0" w:lastColumn="0" w:noHBand="0" w:noVBand="1"/>
      </w:tblPr>
      <w:tblGrid>
        <w:gridCol w:w="3678"/>
        <w:gridCol w:w="6787"/>
      </w:tblGrid>
      <w:tr w:rsidR="000B1C15" w:rsidRPr="004E0EDC" w14:paraId="64C1F85C" w14:textId="77777777" w:rsidTr="0008762F">
        <w:trPr>
          <w:trHeight w:val="235"/>
        </w:trPr>
        <w:tc>
          <w:tcPr>
            <w:tcW w:w="367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3D6EA90" w14:textId="77777777" w:rsidR="000B1C15" w:rsidRPr="004E0EDC" w:rsidRDefault="00D857CE">
            <w:pPr>
              <w:spacing w:after="0" w:line="240" w:lineRule="auto"/>
              <w:rPr>
                <w:rFonts w:ascii="Gill Sans MT" w:hAnsi="Gill Sans MT"/>
                <w:sz w:val="24"/>
                <w:szCs w:val="24"/>
              </w:rPr>
            </w:pPr>
            <w:r w:rsidRPr="004E0EDC">
              <w:rPr>
                <w:rFonts w:ascii="Gill Sans MT" w:hAnsi="Gill Sans MT"/>
                <w:b/>
                <w:sz w:val="24"/>
                <w:szCs w:val="24"/>
              </w:rPr>
              <w:t>Likelihood:</w:t>
            </w:r>
          </w:p>
        </w:tc>
        <w:tc>
          <w:tcPr>
            <w:tcW w:w="6787"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36F15E78" w14:textId="77777777" w:rsidR="000B1C15" w:rsidRPr="004E0EDC" w:rsidRDefault="000B1C15">
            <w:pPr>
              <w:spacing w:after="0" w:line="240" w:lineRule="auto"/>
              <w:rPr>
                <w:rFonts w:ascii="Gill Sans MT" w:hAnsi="Gill Sans MT"/>
                <w:color w:val="000000"/>
                <w:sz w:val="24"/>
                <w:szCs w:val="24"/>
              </w:rPr>
            </w:pPr>
          </w:p>
        </w:tc>
      </w:tr>
      <w:tr w:rsidR="000B1C15" w:rsidRPr="004E0EDC" w14:paraId="43AA0475" w14:textId="77777777" w:rsidTr="0008762F">
        <w:trPr>
          <w:trHeight w:val="132"/>
        </w:trPr>
        <w:tc>
          <w:tcPr>
            <w:tcW w:w="367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0061C84D" w14:textId="77777777" w:rsidR="000B1C15" w:rsidRPr="004E0EDC" w:rsidRDefault="00D857CE">
            <w:pPr>
              <w:spacing w:after="0" w:line="240" w:lineRule="auto"/>
              <w:rPr>
                <w:rFonts w:ascii="Gill Sans MT" w:hAnsi="Gill Sans MT"/>
                <w:sz w:val="24"/>
                <w:szCs w:val="24"/>
              </w:rPr>
            </w:pPr>
            <w:r w:rsidRPr="004E0EDC">
              <w:rPr>
                <w:rFonts w:ascii="Gill Sans MT" w:hAnsi="Gill Sans MT"/>
                <w:b/>
                <w:sz w:val="24"/>
                <w:szCs w:val="24"/>
              </w:rPr>
              <w:t>Risk Impact:</w:t>
            </w:r>
          </w:p>
        </w:tc>
        <w:tc>
          <w:tcPr>
            <w:tcW w:w="6787"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424DF482" w14:textId="77777777" w:rsidR="000B1C15" w:rsidRPr="004E0EDC" w:rsidRDefault="000B1C15">
            <w:pPr>
              <w:spacing w:after="0" w:line="240" w:lineRule="auto"/>
              <w:rPr>
                <w:rFonts w:ascii="Gill Sans MT" w:hAnsi="Gill Sans MT"/>
                <w:color w:val="000000"/>
                <w:sz w:val="24"/>
                <w:szCs w:val="24"/>
              </w:rPr>
            </w:pPr>
          </w:p>
        </w:tc>
      </w:tr>
      <w:tr w:rsidR="000B1C15" w:rsidRPr="004E0EDC" w14:paraId="32366AD6" w14:textId="77777777" w:rsidTr="0008762F">
        <w:trPr>
          <w:trHeight w:val="352"/>
        </w:trPr>
        <w:tc>
          <w:tcPr>
            <w:tcW w:w="367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6C79CD93" w14:textId="77777777" w:rsidR="000B1C15" w:rsidRPr="004E0EDC" w:rsidRDefault="00D857CE">
            <w:pPr>
              <w:spacing w:after="0" w:line="240" w:lineRule="auto"/>
              <w:rPr>
                <w:rFonts w:ascii="Gill Sans MT" w:hAnsi="Gill Sans MT"/>
                <w:sz w:val="24"/>
                <w:szCs w:val="24"/>
              </w:rPr>
            </w:pPr>
            <w:r w:rsidRPr="004E0EDC">
              <w:rPr>
                <w:rFonts w:ascii="Gill Sans MT" w:hAnsi="Gill Sans MT"/>
                <w:b/>
                <w:sz w:val="24"/>
                <w:szCs w:val="24"/>
              </w:rPr>
              <w:t>Anticipated Mitigation Steps:</w:t>
            </w:r>
          </w:p>
        </w:tc>
        <w:tc>
          <w:tcPr>
            <w:tcW w:w="6787"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7D06EC6" w14:textId="77777777" w:rsidR="000B1C15" w:rsidRPr="004E0EDC" w:rsidRDefault="000B1C15">
            <w:pPr>
              <w:spacing w:after="0" w:line="240" w:lineRule="auto"/>
              <w:jc w:val="both"/>
              <w:rPr>
                <w:rFonts w:ascii="Gill Sans MT" w:hAnsi="Gill Sans MT"/>
                <w:color w:val="000000"/>
                <w:sz w:val="24"/>
                <w:szCs w:val="24"/>
              </w:rPr>
            </w:pPr>
          </w:p>
        </w:tc>
      </w:tr>
      <w:tr w:rsidR="000B1C15" w:rsidRPr="004E0EDC" w14:paraId="37EFC0B3" w14:textId="77777777" w:rsidTr="0008762F">
        <w:trPr>
          <w:trHeight w:val="235"/>
        </w:trPr>
        <w:tc>
          <w:tcPr>
            <w:tcW w:w="367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6CAD6377" w14:textId="77777777" w:rsidR="000B1C15" w:rsidRPr="004E0EDC" w:rsidRDefault="00D857CE">
            <w:pPr>
              <w:spacing w:after="0" w:line="240" w:lineRule="auto"/>
              <w:rPr>
                <w:rFonts w:ascii="Gill Sans MT" w:hAnsi="Gill Sans MT"/>
                <w:sz w:val="24"/>
                <w:szCs w:val="24"/>
              </w:rPr>
            </w:pPr>
            <w:r w:rsidRPr="004E0EDC">
              <w:rPr>
                <w:rFonts w:ascii="Gill Sans MT" w:hAnsi="Gill Sans MT"/>
                <w:b/>
                <w:sz w:val="24"/>
                <w:szCs w:val="24"/>
              </w:rPr>
              <w:t>Residual Risk:</w:t>
            </w:r>
          </w:p>
        </w:tc>
        <w:tc>
          <w:tcPr>
            <w:tcW w:w="6787"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52CDB042" w14:textId="77777777" w:rsidR="000B1C15" w:rsidRPr="004E0EDC" w:rsidRDefault="000B1C15">
            <w:pPr>
              <w:spacing w:after="0" w:line="240" w:lineRule="auto"/>
              <w:rPr>
                <w:rFonts w:ascii="Gill Sans MT" w:hAnsi="Gill Sans MT"/>
                <w:color w:val="000000"/>
                <w:sz w:val="24"/>
                <w:szCs w:val="24"/>
              </w:rPr>
            </w:pPr>
          </w:p>
        </w:tc>
      </w:tr>
      <w:tr w:rsidR="000B1C15" w:rsidRPr="004E0EDC" w14:paraId="7C08DBC7" w14:textId="77777777" w:rsidTr="0008762F">
        <w:trPr>
          <w:trHeight w:val="170"/>
        </w:trPr>
        <w:tc>
          <w:tcPr>
            <w:tcW w:w="367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03C05C03" w14:textId="77777777" w:rsidR="000B1C15" w:rsidRPr="004E0EDC" w:rsidRDefault="00D857CE">
            <w:pPr>
              <w:spacing w:after="0" w:line="240" w:lineRule="auto"/>
              <w:rPr>
                <w:rFonts w:ascii="Gill Sans MT" w:hAnsi="Gill Sans MT"/>
                <w:color w:val="FF0000"/>
                <w:sz w:val="24"/>
                <w:szCs w:val="24"/>
              </w:rPr>
            </w:pPr>
            <w:r w:rsidRPr="004E0EDC">
              <w:rPr>
                <w:rFonts w:ascii="Gill Sans MT" w:hAnsi="Gill Sans MT"/>
                <w:b/>
                <w:sz w:val="24"/>
                <w:szCs w:val="24"/>
              </w:rPr>
              <w:t>Summary of Risk:</w:t>
            </w:r>
            <w:r w:rsidRPr="004E0EDC">
              <w:rPr>
                <w:rFonts w:ascii="Gill Sans MT" w:hAnsi="Gill Sans MT"/>
                <w:color w:val="FF0000"/>
                <w:sz w:val="24"/>
                <w:szCs w:val="24"/>
              </w:rPr>
              <w:t xml:space="preserve"> </w:t>
            </w:r>
          </w:p>
        </w:tc>
        <w:tc>
          <w:tcPr>
            <w:tcW w:w="6787"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05968F6C" w14:textId="77777777" w:rsidR="000B1C15" w:rsidRPr="004E0EDC" w:rsidRDefault="000B1C15">
            <w:pPr>
              <w:spacing w:after="0" w:line="240" w:lineRule="auto"/>
              <w:jc w:val="both"/>
              <w:rPr>
                <w:rFonts w:ascii="Gill Sans MT" w:hAnsi="Gill Sans MT"/>
                <w:color w:val="000000"/>
                <w:sz w:val="24"/>
                <w:szCs w:val="24"/>
              </w:rPr>
            </w:pPr>
          </w:p>
        </w:tc>
      </w:tr>
    </w:tbl>
    <w:p w14:paraId="7AE44E4F" w14:textId="77777777" w:rsidR="008F7851" w:rsidRDefault="008F7851">
      <w:pPr>
        <w:spacing w:after="0"/>
        <w:rPr>
          <w:rFonts w:ascii="Gill Sans MT" w:hAnsi="Gill Sans MT"/>
          <w:b/>
          <w:color w:val="000000"/>
          <w:sz w:val="24"/>
          <w:szCs w:val="24"/>
        </w:rPr>
      </w:pPr>
    </w:p>
    <w:p w14:paraId="239D37FE" w14:textId="77777777" w:rsidR="000B1C15" w:rsidRPr="004E0EDC" w:rsidRDefault="00D857CE">
      <w:pPr>
        <w:spacing w:after="0"/>
        <w:rPr>
          <w:rFonts w:ascii="Gill Sans MT" w:hAnsi="Gill Sans MT"/>
          <w:sz w:val="24"/>
          <w:szCs w:val="24"/>
        </w:rPr>
      </w:pPr>
      <w:r w:rsidRPr="004E0EDC">
        <w:rPr>
          <w:rFonts w:ascii="Gill Sans MT" w:hAnsi="Gill Sans MT"/>
          <w:b/>
          <w:color w:val="000000"/>
          <w:sz w:val="24"/>
          <w:szCs w:val="24"/>
        </w:rPr>
        <w:t>Program level risk due to limited external evidence that the program will achieve the desired outcomes</w:t>
      </w:r>
    </w:p>
    <w:p w14:paraId="6179D886" w14:textId="77777777" w:rsidR="000B1C15" w:rsidRPr="004E0EDC" w:rsidRDefault="00000000">
      <w:pPr>
        <w:spacing w:after="0"/>
        <w:rPr>
          <w:rFonts w:ascii="Gill Sans MT" w:hAnsi="Gill Sans MT"/>
          <w:color w:val="000000"/>
          <w:sz w:val="24"/>
          <w:szCs w:val="24"/>
        </w:rPr>
      </w:pPr>
      <w:r>
        <w:rPr>
          <w:rFonts w:ascii="Gill Sans MT" w:hAnsi="Gill Sans MT"/>
          <w:sz w:val="24"/>
          <w:szCs w:val="24"/>
        </w:rPr>
        <w:pict w14:anchorId="4B54B3BA">
          <v:rect id="_x0000_i1025" style="width:0;height:1.5pt" o:hralign="center" o:hrstd="t" o:hr="t" fillcolor="#a0a0a0" stroked="f"/>
        </w:pict>
      </w:r>
    </w:p>
    <w:tbl>
      <w:tblPr>
        <w:tblStyle w:val="7"/>
        <w:tblW w:w="10481" w:type="dxa"/>
        <w:tblBorders>
          <w:top w:val="single" w:sz="6" w:space="0" w:color="808080"/>
          <w:left w:val="single" w:sz="6" w:space="0" w:color="808080"/>
          <w:bottom w:val="single" w:sz="6" w:space="0" w:color="808080"/>
          <w:right w:val="single" w:sz="6" w:space="0" w:color="808080"/>
        </w:tblBorders>
        <w:tblLayout w:type="fixed"/>
        <w:tblLook w:val="0400" w:firstRow="0" w:lastRow="0" w:firstColumn="0" w:lastColumn="0" w:noHBand="0" w:noVBand="1"/>
      </w:tblPr>
      <w:tblGrid>
        <w:gridCol w:w="3772"/>
        <w:gridCol w:w="6709"/>
      </w:tblGrid>
      <w:tr w:rsidR="000B1C15" w:rsidRPr="004E0EDC" w14:paraId="015FBB1B" w14:textId="77777777" w:rsidTr="003B080E">
        <w:tc>
          <w:tcPr>
            <w:tcW w:w="377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A7470F0"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Likelihood:</w:t>
            </w:r>
          </w:p>
        </w:tc>
        <w:tc>
          <w:tcPr>
            <w:tcW w:w="6709" w:type="dxa"/>
            <w:tcBorders>
              <w:top w:val="single" w:sz="6" w:space="0" w:color="808080"/>
              <w:left w:val="single" w:sz="6" w:space="0" w:color="808080"/>
              <w:bottom w:val="single" w:sz="6" w:space="0" w:color="808080"/>
              <w:right w:val="single" w:sz="6" w:space="0" w:color="808080"/>
            </w:tcBorders>
          </w:tcPr>
          <w:p w14:paraId="001D5C04" w14:textId="77777777" w:rsidR="000B1C15" w:rsidRPr="004E0EDC" w:rsidRDefault="000B1C15">
            <w:pPr>
              <w:spacing w:after="0"/>
              <w:rPr>
                <w:rFonts w:ascii="Gill Sans MT" w:hAnsi="Gill Sans MT"/>
                <w:color w:val="000000"/>
                <w:sz w:val="24"/>
                <w:szCs w:val="24"/>
              </w:rPr>
            </w:pPr>
            <w:bookmarkStart w:id="8" w:name="_3dy6vkm" w:colFirst="0" w:colLast="0"/>
            <w:bookmarkEnd w:id="8"/>
          </w:p>
        </w:tc>
      </w:tr>
      <w:tr w:rsidR="000B1C15" w:rsidRPr="004E0EDC" w14:paraId="1B7C46D2" w14:textId="77777777" w:rsidTr="003B080E">
        <w:tc>
          <w:tcPr>
            <w:tcW w:w="377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5099B062"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Risk Impact:</w:t>
            </w:r>
          </w:p>
        </w:tc>
        <w:tc>
          <w:tcPr>
            <w:tcW w:w="6709" w:type="dxa"/>
            <w:tcBorders>
              <w:top w:val="single" w:sz="6" w:space="0" w:color="808080"/>
              <w:left w:val="single" w:sz="6" w:space="0" w:color="808080"/>
              <w:bottom w:val="single" w:sz="6" w:space="0" w:color="808080"/>
              <w:right w:val="single" w:sz="6" w:space="0" w:color="808080"/>
            </w:tcBorders>
          </w:tcPr>
          <w:p w14:paraId="331082F2" w14:textId="77777777" w:rsidR="000B1C15" w:rsidRPr="004E0EDC" w:rsidRDefault="000B1C15">
            <w:pPr>
              <w:spacing w:after="0"/>
              <w:rPr>
                <w:rFonts w:ascii="Gill Sans MT" w:hAnsi="Gill Sans MT"/>
                <w:color w:val="000000"/>
                <w:sz w:val="24"/>
                <w:szCs w:val="24"/>
              </w:rPr>
            </w:pPr>
          </w:p>
        </w:tc>
      </w:tr>
      <w:tr w:rsidR="000B1C15" w:rsidRPr="004E0EDC" w14:paraId="7ADDEC8B" w14:textId="77777777" w:rsidTr="003B080E">
        <w:tc>
          <w:tcPr>
            <w:tcW w:w="377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09B5B604"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Anticipated Mitigation Steps:</w:t>
            </w:r>
          </w:p>
        </w:tc>
        <w:tc>
          <w:tcPr>
            <w:tcW w:w="6709" w:type="dxa"/>
            <w:tcBorders>
              <w:top w:val="single" w:sz="6" w:space="0" w:color="808080"/>
              <w:left w:val="single" w:sz="6" w:space="0" w:color="808080"/>
              <w:bottom w:val="single" w:sz="6" w:space="0" w:color="808080"/>
              <w:right w:val="single" w:sz="6" w:space="0" w:color="808080"/>
            </w:tcBorders>
          </w:tcPr>
          <w:p w14:paraId="1B14751F" w14:textId="77777777" w:rsidR="000B1C15" w:rsidRPr="004E0EDC" w:rsidRDefault="000B1C15">
            <w:pPr>
              <w:spacing w:after="0"/>
              <w:jc w:val="both"/>
              <w:rPr>
                <w:rFonts w:ascii="Gill Sans MT" w:hAnsi="Gill Sans MT"/>
                <w:sz w:val="24"/>
                <w:szCs w:val="24"/>
              </w:rPr>
            </w:pPr>
          </w:p>
        </w:tc>
      </w:tr>
      <w:tr w:rsidR="000B1C15" w:rsidRPr="004E0EDC" w14:paraId="1D3AA70F" w14:textId="77777777" w:rsidTr="003B080E">
        <w:tc>
          <w:tcPr>
            <w:tcW w:w="377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2EC878DF"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Residual Risk:</w:t>
            </w:r>
          </w:p>
        </w:tc>
        <w:tc>
          <w:tcPr>
            <w:tcW w:w="6709" w:type="dxa"/>
            <w:tcBorders>
              <w:top w:val="single" w:sz="6" w:space="0" w:color="808080"/>
              <w:left w:val="single" w:sz="6" w:space="0" w:color="808080"/>
              <w:bottom w:val="single" w:sz="6" w:space="0" w:color="808080"/>
              <w:right w:val="single" w:sz="6" w:space="0" w:color="808080"/>
            </w:tcBorders>
          </w:tcPr>
          <w:p w14:paraId="5BD1DDE6" w14:textId="77777777" w:rsidR="000B1C15" w:rsidRPr="004E0EDC" w:rsidRDefault="000B1C15">
            <w:pPr>
              <w:spacing w:after="0" w:line="257" w:lineRule="auto"/>
              <w:jc w:val="both"/>
              <w:rPr>
                <w:rFonts w:ascii="Gill Sans MT" w:hAnsi="Gill Sans MT"/>
                <w:color w:val="000000"/>
                <w:sz w:val="24"/>
                <w:szCs w:val="24"/>
              </w:rPr>
            </w:pPr>
          </w:p>
        </w:tc>
      </w:tr>
      <w:tr w:rsidR="000B1C15" w:rsidRPr="004E0EDC" w14:paraId="5B9119FD" w14:textId="77777777" w:rsidTr="003B080E">
        <w:trPr>
          <w:trHeight w:val="94"/>
        </w:trPr>
        <w:tc>
          <w:tcPr>
            <w:tcW w:w="377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6E27B081"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Summary of Risk:</w:t>
            </w:r>
          </w:p>
        </w:tc>
        <w:tc>
          <w:tcPr>
            <w:tcW w:w="6709" w:type="dxa"/>
            <w:tcBorders>
              <w:top w:val="single" w:sz="6" w:space="0" w:color="808080"/>
              <w:left w:val="single" w:sz="6" w:space="0" w:color="808080"/>
              <w:bottom w:val="single" w:sz="6" w:space="0" w:color="808080"/>
              <w:right w:val="single" w:sz="6" w:space="0" w:color="808080"/>
            </w:tcBorders>
          </w:tcPr>
          <w:p w14:paraId="03AB3EB3" w14:textId="77777777" w:rsidR="000B1C15" w:rsidRPr="004E0EDC" w:rsidRDefault="000B1C15">
            <w:pPr>
              <w:spacing w:after="0"/>
              <w:jc w:val="both"/>
              <w:rPr>
                <w:rFonts w:ascii="Gill Sans MT" w:hAnsi="Gill Sans MT"/>
                <w:sz w:val="24"/>
                <w:szCs w:val="24"/>
              </w:rPr>
            </w:pPr>
          </w:p>
        </w:tc>
      </w:tr>
    </w:tbl>
    <w:p w14:paraId="689EEB41" w14:textId="77777777" w:rsidR="000B1C15" w:rsidRPr="004E0EDC" w:rsidRDefault="00D857CE">
      <w:pPr>
        <w:spacing w:after="0"/>
        <w:rPr>
          <w:rFonts w:ascii="Gill Sans MT" w:hAnsi="Gill Sans MT"/>
          <w:b/>
          <w:sz w:val="24"/>
          <w:szCs w:val="24"/>
        </w:rPr>
      </w:pPr>
      <w:r w:rsidRPr="004E0EDC">
        <w:rPr>
          <w:rFonts w:ascii="Gill Sans MT" w:hAnsi="Gill Sans MT"/>
          <w:b/>
          <w:i/>
          <w:sz w:val="24"/>
          <w:szCs w:val="24"/>
        </w:rPr>
        <w:t xml:space="preserve">Safeguarding Risks </w:t>
      </w:r>
    </w:p>
    <w:tbl>
      <w:tblPr>
        <w:tblStyle w:val="6"/>
        <w:tblW w:w="10522" w:type="dxa"/>
        <w:tblBorders>
          <w:top w:val="single" w:sz="6" w:space="0" w:color="808080"/>
          <w:left w:val="single" w:sz="6" w:space="0" w:color="808080"/>
          <w:bottom w:val="single" w:sz="6" w:space="0" w:color="808080"/>
          <w:right w:val="single" w:sz="6" w:space="0" w:color="808080"/>
        </w:tblBorders>
        <w:tblLayout w:type="fixed"/>
        <w:tblLook w:val="0400" w:firstRow="0" w:lastRow="0" w:firstColumn="0" w:lastColumn="0" w:noHBand="0" w:noVBand="1"/>
      </w:tblPr>
      <w:tblGrid>
        <w:gridCol w:w="3774"/>
        <w:gridCol w:w="6748"/>
      </w:tblGrid>
      <w:tr w:rsidR="000B1C15" w:rsidRPr="004E0EDC" w14:paraId="4F7ED96F" w14:textId="77777777" w:rsidTr="003B080E">
        <w:tc>
          <w:tcPr>
            <w:tcW w:w="3774"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33B40F7B"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Likelihood:</w:t>
            </w:r>
          </w:p>
        </w:tc>
        <w:tc>
          <w:tcPr>
            <w:tcW w:w="674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DC2A69F" w14:textId="77777777" w:rsidR="000B1C15" w:rsidRPr="004E0EDC" w:rsidRDefault="000B1C15">
            <w:pPr>
              <w:spacing w:after="0"/>
              <w:rPr>
                <w:rFonts w:ascii="Gill Sans MT" w:hAnsi="Gill Sans MT"/>
                <w:color w:val="000000"/>
                <w:sz w:val="24"/>
                <w:szCs w:val="24"/>
              </w:rPr>
            </w:pPr>
          </w:p>
        </w:tc>
      </w:tr>
      <w:tr w:rsidR="000B1C15" w:rsidRPr="004E0EDC" w14:paraId="50379925" w14:textId="77777777" w:rsidTr="003B080E">
        <w:tc>
          <w:tcPr>
            <w:tcW w:w="3774"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50684F97"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Risk Impact:</w:t>
            </w:r>
          </w:p>
        </w:tc>
        <w:tc>
          <w:tcPr>
            <w:tcW w:w="674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4CC22CA5" w14:textId="77777777" w:rsidR="000B1C15" w:rsidRPr="004E0EDC" w:rsidRDefault="000B1C15">
            <w:pPr>
              <w:spacing w:after="0"/>
              <w:rPr>
                <w:rFonts w:ascii="Gill Sans MT" w:hAnsi="Gill Sans MT"/>
                <w:color w:val="000000"/>
                <w:sz w:val="24"/>
                <w:szCs w:val="24"/>
              </w:rPr>
            </w:pPr>
          </w:p>
        </w:tc>
      </w:tr>
      <w:tr w:rsidR="000B1C15" w:rsidRPr="004E0EDC" w14:paraId="4DB27400" w14:textId="77777777" w:rsidTr="003B080E">
        <w:tc>
          <w:tcPr>
            <w:tcW w:w="3774"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7FFB0D29"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Anticipated Mitigation Steps:</w:t>
            </w:r>
          </w:p>
        </w:tc>
        <w:tc>
          <w:tcPr>
            <w:tcW w:w="674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5D34CD3D" w14:textId="77777777" w:rsidR="000B1C15" w:rsidRPr="004E0EDC" w:rsidRDefault="000B1C15">
            <w:pPr>
              <w:spacing w:after="0"/>
              <w:jc w:val="both"/>
              <w:rPr>
                <w:rFonts w:ascii="Gill Sans MT" w:hAnsi="Gill Sans MT"/>
                <w:sz w:val="24"/>
                <w:szCs w:val="24"/>
              </w:rPr>
            </w:pPr>
          </w:p>
        </w:tc>
      </w:tr>
      <w:tr w:rsidR="000B1C15" w:rsidRPr="004E0EDC" w14:paraId="58B5067D" w14:textId="77777777" w:rsidTr="003B080E">
        <w:tc>
          <w:tcPr>
            <w:tcW w:w="3774"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521911D8"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Residual Risk:</w:t>
            </w:r>
          </w:p>
        </w:tc>
        <w:tc>
          <w:tcPr>
            <w:tcW w:w="674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26CE7040" w14:textId="77777777" w:rsidR="000B1C15" w:rsidRPr="004E0EDC" w:rsidRDefault="000B1C15">
            <w:pPr>
              <w:spacing w:after="0"/>
              <w:rPr>
                <w:rFonts w:ascii="Gill Sans MT" w:hAnsi="Gill Sans MT"/>
                <w:sz w:val="24"/>
                <w:szCs w:val="24"/>
              </w:rPr>
            </w:pPr>
          </w:p>
        </w:tc>
      </w:tr>
      <w:tr w:rsidR="000B1C15" w:rsidRPr="004E0EDC" w14:paraId="5AB2A111" w14:textId="77777777" w:rsidTr="003B080E">
        <w:tc>
          <w:tcPr>
            <w:tcW w:w="3774"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33C6CEF0"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Summary of Risk:</w:t>
            </w:r>
          </w:p>
        </w:tc>
        <w:tc>
          <w:tcPr>
            <w:tcW w:w="6748"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6CFDABBF" w14:textId="77777777" w:rsidR="000B1C15" w:rsidRPr="004E0EDC" w:rsidRDefault="000B1C15">
            <w:pPr>
              <w:spacing w:after="0"/>
              <w:jc w:val="both"/>
              <w:rPr>
                <w:rFonts w:ascii="Gill Sans MT" w:hAnsi="Gill Sans MT"/>
                <w:sz w:val="24"/>
                <w:szCs w:val="24"/>
              </w:rPr>
            </w:pPr>
          </w:p>
        </w:tc>
      </w:tr>
    </w:tbl>
    <w:p w14:paraId="11D9EB8F" w14:textId="77777777" w:rsidR="000B1C15" w:rsidRPr="004E0EDC" w:rsidRDefault="00D857CE">
      <w:pPr>
        <w:spacing w:after="0"/>
        <w:rPr>
          <w:rFonts w:ascii="Gill Sans MT" w:hAnsi="Gill Sans MT"/>
          <w:color w:val="000000"/>
          <w:sz w:val="24"/>
          <w:szCs w:val="24"/>
        </w:rPr>
      </w:pPr>
      <w:r w:rsidRPr="004E0EDC">
        <w:rPr>
          <w:rFonts w:ascii="Gill Sans MT" w:hAnsi="Gill Sans MT"/>
          <w:b/>
          <w:color w:val="000000"/>
          <w:sz w:val="24"/>
          <w:szCs w:val="24"/>
        </w:rPr>
        <w:t>Risks to the active participation of young women</w:t>
      </w:r>
    </w:p>
    <w:tbl>
      <w:tblPr>
        <w:tblStyle w:val="5"/>
        <w:tblW w:w="10522" w:type="dxa"/>
        <w:tblBorders>
          <w:top w:val="single" w:sz="6" w:space="0" w:color="808080"/>
          <w:left w:val="single" w:sz="6" w:space="0" w:color="808080"/>
          <w:bottom w:val="single" w:sz="6" w:space="0" w:color="808080"/>
          <w:right w:val="single" w:sz="6" w:space="0" w:color="808080"/>
        </w:tblBorders>
        <w:tblLayout w:type="fixed"/>
        <w:tblLook w:val="0400" w:firstRow="0" w:lastRow="0" w:firstColumn="0" w:lastColumn="0" w:noHBand="0" w:noVBand="1"/>
      </w:tblPr>
      <w:tblGrid>
        <w:gridCol w:w="3820"/>
        <w:gridCol w:w="6702"/>
      </w:tblGrid>
      <w:tr w:rsidR="000B1C15" w:rsidRPr="004E0EDC" w14:paraId="2D1181DF" w14:textId="77777777" w:rsidTr="003B080E">
        <w:trPr>
          <w:trHeight w:val="227"/>
        </w:trPr>
        <w:tc>
          <w:tcPr>
            <w:tcW w:w="3820"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702E9361" w14:textId="77777777" w:rsidR="000B1C15" w:rsidRPr="004E0EDC" w:rsidRDefault="00D857CE">
            <w:pPr>
              <w:spacing w:after="0"/>
              <w:rPr>
                <w:rFonts w:ascii="Gill Sans MT" w:hAnsi="Gill Sans MT"/>
                <w:sz w:val="24"/>
                <w:szCs w:val="24"/>
              </w:rPr>
            </w:pPr>
            <w:r w:rsidRPr="004E0EDC">
              <w:rPr>
                <w:rFonts w:ascii="Gill Sans MT" w:hAnsi="Gill Sans MT"/>
                <w:b/>
                <w:sz w:val="24"/>
                <w:szCs w:val="24"/>
              </w:rPr>
              <w:t>Likelihood:</w:t>
            </w:r>
          </w:p>
        </w:tc>
        <w:tc>
          <w:tcPr>
            <w:tcW w:w="670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45D8E68D" w14:textId="77777777" w:rsidR="000B1C15" w:rsidRPr="004E0EDC" w:rsidRDefault="000B1C15">
            <w:pPr>
              <w:spacing w:after="0"/>
              <w:rPr>
                <w:rFonts w:ascii="Gill Sans MT" w:hAnsi="Gill Sans MT"/>
                <w:sz w:val="24"/>
                <w:szCs w:val="24"/>
              </w:rPr>
            </w:pPr>
          </w:p>
        </w:tc>
      </w:tr>
      <w:tr w:rsidR="000B1C15" w:rsidRPr="004E0EDC" w14:paraId="662B5572" w14:textId="77777777" w:rsidTr="003B080E">
        <w:trPr>
          <w:trHeight w:val="227"/>
        </w:trPr>
        <w:tc>
          <w:tcPr>
            <w:tcW w:w="3820"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3B008E7" w14:textId="77777777" w:rsidR="000B1C15" w:rsidRPr="004E0EDC" w:rsidRDefault="00D857CE">
            <w:pPr>
              <w:spacing w:after="0"/>
              <w:rPr>
                <w:rFonts w:ascii="Gill Sans MT" w:hAnsi="Gill Sans MT"/>
                <w:sz w:val="24"/>
                <w:szCs w:val="24"/>
              </w:rPr>
            </w:pPr>
            <w:r w:rsidRPr="004E0EDC">
              <w:rPr>
                <w:rFonts w:ascii="Gill Sans MT" w:hAnsi="Gill Sans MT"/>
                <w:b/>
                <w:sz w:val="24"/>
                <w:szCs w:val="24"/>
              </w:rPr>
              <w:t>Risk Impact:</w:t>
            </w:r>
          </w:p>
        </w:tc>
        <w:tc>
          <w:tcPr>
            <w:tcW w:w="670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635244EE" w14:textId="77777777" w:rsidR="000B1C15" w:rsidRPr="004E0EDC" w:rsidRDefault="000B1C15">
            <w:pPr>
              <w:spacing w:after="0"/>
              <w:rPr>
                <w:rFonts w:ascii="Gill Sans MT" w:hAnsi="Gill Sans MT"/>
                <w:sz w:val="24"/>
                <w:szCs w:val="24"/>
              </w:rPr>
            </w:pPr>
          </w:p>
        </w:tc>
      </w:tr>
      <w:tr w:rsidR="000B1C15" w:rsidRPr="004E0EDC" w14:paraId="1F6E5BFC" w14:textId="77777777" w:rsidTr="003B080E">
        <w:trPr>
          <w:trHeight w:val="247"/>
        </w:trPr>
        <w:tc>
          <w:tcPr>
            <w:tcW w:w="3820"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2779E157" w14:textId="77777777" w:rsidR="000B1C15" w:rsidRPr="004E0EDC" w:rsidRDefault="00D857CE">
            <w:pPr>
              <w:spacing w:after="0"/>
              <w:rPr>
                <w:rFonts w:ascii="Gill Sans MT" w:hAnsi="Gill Sans MT"/>
                <w:sz w:val="24"/>
                <w:szCs w:val="24"/>
              </w:rPr>
            </w:pPr>
            <w:r w:rsidRPr="004E0EDC">
              <w:rPr>
                <w:rFonts w:ascii="Gill Sans MT" w:hAnsi="Gill Sans MT"/>
                <w:b/>
                <w:sz w:val="24"/>
                <w:szCs w:val="24"/>
              </w:rPr>
              <w:t>Anticipated Mitigation Steps:</w:t>
            </w:r>
          </w:p>
        </w:tc>
        <w:tc>
          <w:tcPr>
            <w:tcW w:w="670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09C681CD" w14:textId="77777777" w:rsidR="000B1C15" w:rsidRPr="004E0EDC" w:rsidRDefault="000B1C15">
            <w:pPr>
              <w:spacing w:after="0"/>
              <w:jc w:val="both"/>
              <w:rPr>
                <w:rFonts w:ascii="Gill Sans MT" w:hAnsi="Gill Sans MT"/>
                <w:sz w:val="24"/>
                <w:szCs w:val="24"/>
              </w:rPr>
            </w:pPr>
          </w:p>
        </w:tc>
      </w:tr>
      <w:tr w:rsidR="000B1C15" w:rsidRPr="004E0EDC" w14:paraId="665313D9" w14:textId="77777777" w:rsidTr="003B080E">
        <w:trPr>
          <w:trHeight w:val="218"/>
        </w:trPr>
        <w:tc>
          <w:tcPr>
            <w:tcW w:w="3820"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67CB8319" w14:textId="77777777" w:rsidR="000B1C15" w:rsidRPr="004E0EDC" w:rsidRDefault="00D857CE">
            <w:pPr>
              <w:spacing w:after="0"/>
              <w:rPr>
                <w:rFonts w:ascii="Gill Sans MT" w:hAnsi="Gill Sans MT"/>
                <w:sz w:val="24"/>
                <w:szCs w:val="24"/>
              </w:rPr>
            </w:pPr>
            <w:r w:rsidRPr="004E0EDC">
              <w:rPr>
                <w:rFonts w:ascii="Gill Sans MT" w:hAnsi="Gill Sans MT"/>
                <w:b/>
                <w:sz w:val="24"/>
                <w:szCs w:val="24"/>
              </w:rPr>
              <w:t>Residual Risk:</w:t>
            </w:r>
          </w:p>
        </w:tc>
        <w:tc>
          <w:tcPr>
            <w:tcW w:w="670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05714AE6" w14:textId="77777777" w:rsidR="000B1C15" w:rsidRPr="004E0EDC" w:rsidRDefault="000B1C15">
            <w:pPr>
              <w:spacing w:before="180" w:after="0" w:line="240" w:lineRule="auto"/>
              <w:jc w:val="both"/>
              <w:rPr>
                <w:rFonts w:ascii="Gill Sans MT" w:hAnsi="Gill Sans MT"/>
                <w:sz w:val="24"/>
                <w:szCs w:val="24"/>
              </w:rPr>
            </w:pPr>
          </w:p>
        </w:tc>
      </w:tr>
      <w:tr w:rsidR="000B1C15" w:rsidRPr="004E0EDC" w14:paraId="01B33F36" w14:textId="77777777" w:rsidTr="003B080E">
        <w:trPr>
          <w:trHeight w:val="216"/>
        </w:trPr>
        <w:tc>
          <w:tcPr>
            <w:tcW w:w="3820"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C2D51D0" w14:textId="77777777" w:rsidR="000B1C15" w:rsidRPr="004E0EDC" w:rsidRDefault="00D857CE">
            <w:pPr>
              <w:spacing w:after="0"/>
              <w:rPr>
                <w:rFonts w:ascii="Gill Sans MT" w:hAnsi="Gill Sans MT"/>
                <w:sz w:val="24"/>
                <w:szCs w:val="24"/>
              </w:rPr>
            </w:pPr>
            <w:r w:rsidRPr="004E0EDC">
              <w:rPr>
                <w:rFonts w:ascii="Gill Sans MT" w:hAnsi="Gill Sans MT"/>
                <w:b/>
                <w:sz w:val="24"/>
                <w:szCs w:val="24"/>
              </w:rPr>
              <w:t>Summary of Risk:</w:t>
            </w:r>
          </w:p>
        </w:tc>
        <w:tc>
          <w:tcPr>
            <w:tcW w:w="6702" w:type="dxa"/>
            <w:tcBorders>
              <w:top w:val="single" w:sz="6" w:space="0" w:color="808080"/>
              <w:left w:val="single" w:sz="6" w:space="0" w:color="808080"/>
              <w:bottom w:val="single" w:sz="6" w:space="0" w:color="808080"/>
              <w:right w:val="single" w:sz="6" w:space="0" w:color="808080"/>
            </w:tcBorders>
            <w:tcMar>
              <w:top w:w="60" w:type="dxa"/>
              <w:left w:w="30" w:type="dxa"/>
              <w:bottom w:w="60" w:type="dxa"/>
              <w:right w:w="30" w:type="dxa"/>
            </w:tcMar>
          </w:tcPr>
          <w:p w14:paraId="11A85435" w14:textId="77777777" w:rsidR="000B1C15" w:rsidRPr="004E0EDC" w:rsidRDefault="000B1C15">
            <w:pPr>
              <w:spacing w:after="0"/>
              <w:jc w:val="both"/>
              <w:rPr>
                <w:rFonts w:ascii="Gill Sans MT" w:hAnsi="Gill Sans MT"/>
                <w:sz w:val="24"/>
                <w:szCs w:val="24"/>
              </w:rPr>
            </w:pPr>
          </w:p>
        </w:tc>
      </w:tr>
    </w:tbl>
    <w:p w14:paraId="548CB8CF" w14:textId="77777777" w:rsidR="000B1C15" w:rsidRPr="004E0EDC" w:rsidRDefault="000B1C15">
      <w:pPr>
        <w:tabs>
          <w:tab w:val="left" w:pos="5170"/>
        </w:tabs>
        <w:spacing w:after="0"/>
        <w:rPr>
          <w:rFonts w:ascii="Gill Sans MT" w:hAnsi="Gill Sans MT"/>
          <w:sz w:val="24"/>
          <w:szCs w:val="24"/>
        </w:rPr>
      </w:pPr>
    </w:p>
    <w:p w14:paraId="359AADE6" w14:textId="77777777" w:rsidR="000B1C15" w:rsidRPr="004E0EDC" w:rsidRDefault="00D857CE">
      <w:pPr>
        <w:spacing w:after="0"/>
        <w:rPr>
          <w:rFonts w:ascii="Gill Sans MT" w:hAnsi="Gill Sans MT"/>
          <w:b/>
          <w:color w:val="000000"/>
          <w:sz w:val="24"/>
          <w:szCs w:val="24"/>
        </w:rPr>
      </w:pPr>
      <w:r w:rsidRPr="004E0EDC">
        <w:rPr>
          <w:rFonts w:ascii="Gill Sans MT" w:hAnsi="Gill Sans MT"/>
          <w:b/>
          <w:color w:val="000000"/>
          <w:sz w:val="24"/>
          <w:szCs w:val="24"/>
        </w:rPr>
        <w:t>Unintended Consequences</w:t>
      </w:r>
    </w:p>
    <w:p w14:paraId="0A0E3317" w14:textId="77777777" w:rsidR="000B1C15" w:rsidRPr="004E0EDC" w:rsidRDefault="00D857CE">
      <w:pPr>
        <w:spacing w:after="0"/>
        <w:rPr>
          <w:rFonts w:ascii="Gill Sans MT" w:hAnsi="Gill Sans MT"/>
          <w:i/>
          <w:color w:val="444444"/>
          <w:sz w:val="24"/>
          <w:szCs w:val="24"/>
        </w:rPr>
      </w:pPr>
      <w:r w:rsidRPr="004E0EDC">
        <w:rPr>
          <w:rFonts w:ascii="Gill Sans MT" w:hAnsi="Gill Sans MT"/>
          <w:i/>
          <w:color w:val="002060"/>
          <w:sz w:val="24"/>
          <w:szCs w:val="24"/>
        </w:rPr>
        <w:t>Please outline any unintended consequences that could occur during program implementation that could impact vulnerable groups (e.g., social-cultural issues affecting young women, teenage/young mothers, youth with disabilities, refugee youths, IDPs), and the plan to mitigate these consequences</w:t>
      </w:r>
      <w:r w:rsidRPr="004E0EDC">
        <w:rPr>
          <w:rFonts w:ascii="Gill Sans MT" w:hAnsi="Gill Sans MT"/>
          <w:i/>
          <w:color w:val="444444"/>
          <w:sz w:val="24"/>
          <w:szCs w:val="24"/>
        </w:rPr>
        <w:t>.</w:t>
      </w:r>
    </w:p>
    <w:tbl>
      <w:tblPr>
        <w:tblStyle w:val="4"/>
        <w:tblW w:w="10482"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285"/>
        <w:gridCol w:w="7197"/>
      </w:tblGrid>
      <w:tr w:rsidR="000B1C15" w:rsidRPr="004E0EDC" w14:paraId="45664F18" w14:textId="77777777" w:rsidTr="00382BCB">
        <w:trPr>
          <w:trHeight w:val="300"/>
        </w:trPr>
        <w:tc>
          <w:tcPr>
            <w:tcW w:w="3285" w:type="dxa"/>
            <w:tcBorders>
              <w:top w:val="single" w:sz="6" w:space="0" w:color="808080"/>
              <w:left w:val="single" w:sz="6" w:space="0" w:color="808080"/>
              <w:bottom w:val="single" w:sz="6" w:space="0" w:color="808080"/>
              <w:right w:val="single" w:sz="6" w:space="0" w:color="808080"/>
            </w:tcBorders>
          </w:tcPr>
          <w:p w14:paraId="5DCAA75C"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b/>
                <w:sz w:val="24"/>
                <w:szCs w:val="24"/>
              </w:rPr>
              <w:t>Likelihood:</w:t>
            </w:r>
            <w:r w:rsidRPr="004E0EDC">
              <w:rPr>
                <w:rFonts w:ascii="Gill Sans MT" w:hAnsi="Gill Sans MT"/>
                <w:sz w:val="24"/>
                <w:szCs w:val="24"/>
              </w:rPr>
              <w:t> </w:t>
            </w:r>
          </w:p>
        </w:tc>
        <w:tc>
          <w:tcPr>
            <w:tcW w:w="7197" w:type="dxa"/>
            <w:tcBorders>
              <w:top w:val="single" w:sz="6" w:space="0" w:color="808080"/>
              <w:left w:val="single" w:sz="6" w:space="0" w:color="808080"/>
              <w:bottom w:val="single" w:sz="6" w:space="0" w:color="808080"/>
              <w:right w:val="single" w:sz="6" w:space="0" w:color="808080"/>
            </w:tcBorders>
          </w:tcPr>
          <w:p w14:paraId="4283627E" w14:textId="77777777" w:rsidR="000B1C15" w:rsidRPr="004E0EDC" w:rsidRDefault="000B1C15">
            <w:pPr>
              <w:spacing w:after="0" w:line="240" w:lineRule="auto"/>
              <w:jc w:val="both"/>
              <w:rPr>
                <w:rFonts w:ascii="Gill Sans MT" w:hAnsi="Gill Sans MT"/>
                <w:sz w:val="24"/>
                <w:szCs w:val="24"/>
              </w:rPr>
            </w:pPr>
          </w:p>
        </w:tc>
      </w:tr>
      <w:tr w:rsidR="000B1C15" w:rsidRPr="004E0EDC" w14:paraId="71874E06" w14:textId="77777777" w:rsidTr="00382BCB">
        <w:trPr>
          <w:trHeight w:val="300"/>
        </w:trPr>
        <w:tc>
          <w:tcPr>
            <w:tcW w:w="3285" w:type="dxa"/>
            <w:tcBorders>
              <w:top w:val="single" w:sz="6" w:space="0" w:color="808080"/>
              <w:left w:val="single" w:sz="6" w:space="0" w:color="808080"/>
              <w:bottom w:val="single" w:sz="6" w:space="0" w:color="808080"/>
              <w:right w:val="single" w:sz="6" w:space="0" w:color="808080"/>
            </w:tcBorders>
          </w:tcPr>
          <w:p w14:paraId="00F524F6"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b/>
                <w:sz w:val="24"/>
                <w:szCs w:val="24"/>
              </w:rPr>
              <w:t>Risk Impact:</w:t>
            </w:r>
            <w:r w:rsidRPr="004E0EDC">
              <w:rPr>
                <w:rFonts w:ascii="Gill Sans MT" w:hAnsi="Gill Sans MT"/>
                <w:sz w:val="24"/>
                <w:szCs w:val="24"/>
              </w:rPr>
              <w:t> </w:t>
            </w:r>
          </w:p>
        </w:tc>
        <w:tc>
          <w:tcPr>
            <w:tcW w:w="7197" w:type="dxa"/>
            <w:tcBorders>
              <w:top w:val="single" w:sz="6" w:space="0" w:color="808080"/>
              <w:left w:val="single" w:sz="6" w:space="0" w:color="808080"/>
              <w:bottom w:val="single" w:sz="6" w:space="0" w:color="808080"/>
              <w:right w:val="single" w:sz="6" w:space="0" w:color="808080"/>
            </w:tcBorders>
          </w:tcPr>
          <w:p w14:paraId="5797B1A8"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sz w:val="24"/>
                <w:szCs w:val="24"/>
              </w:rPr>
              <w:t> </w:t>
            </w:r>
          </w:p>
        </w:tc>
      </w:tr>
      <w:tr w:rsidR="000B1C15" w:rsidRPr="004E0EDC" w14:paraId="42FCD05B" w14:textId="77777777" w:rsidTr="00382BCB">
        <w:trPr>
          <w:trHeight w:val="300"/>
        </w:trPr>
        <w:tc>
          <w:tcPr>
            <w:tcW w:w="3285" w:type="dxa"/>
            <w:tcBorders>
              <w:top w:val="single" w:sz="6" w:space="0" w:color="808080"/>
              <w:left w:val="single" w:sz="6" w:space="0" w:color="808080"/>
              <w:bottom w:val="single" w:sz="6" w:space="0" w:color="808080"/>
              <w:right w:val="single" w:sz="6" w:space="0" w:color="808080"/>
            </w:tcBorders>
          </w:tcPr>
          <w:p w14:paraId="6EC9393C"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b/>
                <w:sz w:val="24"/>
                <w:szCs w:val="24"/>
              </w:rPr>
              <w:t>Anticipated Mitigation Steps:</w:t>
            </w:r>
            <w:r w:rsidRPr="004E0EDC">
              <w:rPr>
                <w:rFonts w:ascii="Gill Sans MT" w:hAnsi="Gill Sans MT"/>
                <w:sz w:val="24"/>
                <w:szCs w:val="24"/>
              </w:rPr>
              <w:t> </w:t>
            </w:r>
          </w:p>
        </w:tc>
        <w:tc>
          <w:tcPr>
            <w:tcW w:w="7197" w:type="dxa"/>
            <w:tcBorders>
              <w:top w:val="single" w:sz="6" w:space="0" w:color="808080"/>
              <w:left w:val="single" w:sz="6" w:space="0" w:color="808080"/>
              <w:bottom w:val="single" w:sz="6" w:space="0" w:color="808080"/>
              <w:right w:val="single" w:sz="6" w:space="0" w:color="808080"/>
            </w:tcBorders>
          </w:tcPr>
          <w:p w14:paraId="38A592C8"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sz w:val="24"/>
                <w:szCs w:val="24"/>
              </w:rPr>
              <w:t> </w:t>
            </w:r>
          </w:p>
        </w:tc>
      </w:tr>
      <w:tr w:rsidR="000B1C15" w:rsidRPr="004E0EDC" w14:paraId="4BC3014F" w14:textId="77777777" w:rsidTr="00382BCB">
        <w:trPr>
          <w:trHeight w:val="300"/>
        </w:trPr>
        <w:tc>
          <w:tcPr>
            <w:tcW w:w="3285" w:type="dxa"/>
            <w:tcBorders>
              <w:top w:val="single" w:sz="6" w:space="0" w:color="808080"/>
              <w:left w:val="single" w:sz="6" w:space="0" w:color="808080"/>
              <w:bottom w:val="single" w:sz="6" w:space="0" w:color="808080"/>
              <w:right w:val="single" w:sz="6" w:space="0" w:color="808080"/>
            </w:tcBorders>
          </w:tcPr>
          <w:p w14:paraId="77D21AC2"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b/>
                <w:sz w:val="24"/>
                <w:szCs w:val="24"/>
              </w:rPr>
              <w:t>Residual Risk:</w:t>
            </w:r>
            <w:r w:rsidRPr="004E0EDC">
              <w:rPr>
                <w:rFonts w:ascii="Gill Sans MT" w:hAnsi="Gill Sans MT"/>
                <w:sz w:val="24"/>
                <w:szCs w:val="24"/>
              </w:rPr>
              <w:t> </w:t>
            </w:r>
          </w:p>
        </w:tc>
        <w:tc>
          <w:tcPr>
            <w:tcW w:w="7197" w:type="dxa"/>
            <w:tcBorders>
              <w:top w:val="single" w:sz="6" w:space="0" w:color="808080"/>
              <w:left w:val="single" w:sz="6" w:space="0" w:color="808080"/>
              <w:bottom w:val="single" w:sz="6" w:space="0" w:color="808080"/>
              <w:right w:val="single" w:sz="6" w:space="0" w:color="808080"/>
            </w:tcBorders>
          </w:tcPr>
          <w:p w14:paraId="52596D4D"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sz w:val="24"/>
                <w:szCs w:val="24"/>
              </w:rPr>
              <w:t> </w:t>
            </w:r>
          </w:p>
        </w:tc>
      </w:tr>
      <w:tr w:rsidR="000B1C15" w:rsidRPr="004E0EDC" w14:paraId="0BD177D5" w14:textId="77777777" w:rsidTr="00382BCB">
        <w:trPr>
          <w:trHeight w:val="300"/>
        </w:trPr>
        <w:tc>
          <w:tcPr>
            <w:tcW w:w="3285" w:type="dxa"/>
            <w:tcBorders>
              <w:top w:val="single" w:sz="6" w:space="0" w:color="808080"/>
              <w:left w:val="single" w:sz="6" w:space="0" w:color="808080"/>
              <w:bottom w:val="single" w:sz="6" w:space="0" w:color="808080"/>
              <w:right w:val="single" w:sz="6" w:space="0" w:color="808080"/>
            </w:tcBorders>
          </w:tcPr>
          <w:p w14:paraId="1316017A"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b/>
                <w:sz w:val="24"/>
                <w:szCs w:val="24"/>
              </w:rPr>
              <w:t>Summary of Risk:</w:t>
            </w:r>
            <w:r w:rsidRPr="004E0EDC">
              <w:rPr>
                <w:rFonts w:ascii="Gill Sans MT" w:hAnsi="Gill Sans MT"/>
                <w:sz w:val="24"/>
                <w:szCs w:val="24"/>
              </w:rPr>
              <w:t> </w:t>
            </w:r>
          </w:p>
        </w:tc>
        <w:tc>
          <w:tcPr>
            <w:tcW w:w="7197" w:type="dxa"/>
            <w:tcBorders>
              <w:top w:val="single" w:sz="6" w:space="0" w:color="808080"/>
              <w:left w:val="single" w:sz="6" w:space="0" w:color="808080"/>
              <w:bottom w:val="single" w:sz="6" w:space="0" w:color="808080"/>
              <w:right w:val="single" w:sz="6" w:space="0" w:color="808080"/>
            </w:tcBorders>
          </w:tcPr>
          <w:p w14:paraId="4E436DA0" w14:textId="77777777" w:rsidR="000B1C15" w:rsidRPr="004E0EDC" w:rsidRDefault="00D857CE">
            <w:pPr>
              <w:spacing w:after="0" w:line="240" w:lineRule="auto"/>
              <w:jc w:val="both"/>
              <w:rPr>
                <w:rFonts w:ascii="Gill Sans MT" w:hAnsi="Gill Sans MT"/>
                <w:sz w:val="24"/>
                <w:szCs w:val="24"/>
              </w:rPr>
            </w:pPr>
            <w:r w:rsidRPr="004E0EDC">
              <w:rPr>
                <w:rFonts w:ascii="Gill Sans MT" w:hAnsi="Gill Sans MT"/>
                <w:sz w:val="24"/>
                <w:szCs w:val="24"/>
              </w:rPr>
              <w:t> </w:t>
            </w:r>
          </w:p>
        </w:tc>
      </w:tr>
    </w:tbl>
    <w:p w14:paraId="7DEEDEA6" w14:textId="77777777" w:rsidR="008F7851" w:rsidRDefault="008F7851">
      <w:pPr>
        <w:pBdr>
          <w:bottom w:val="single" w:sz="6" w:space="2" w:color="D6D6D6"/>
        </w:pBdr>
        <w:spacing w:before="120" w:after="120"/>
        <w:rPr>
          <w:rFonts w:ascii="Gill Sans MT" w:hAnsi="Gill Sans MT"/>
          <w:b/>
          <w:color w:val="000000"/>
          <w:sz w:val="24"/>
          <w:szCs w:val="24"/>
        </w:rPr>
      </w:pPr>
    </w:p>
    <w:p w14:paraId="4FE06FF4" w14:textId="77777777" w:rsidR="000B1C15" w:rsidRPr="004E0EDC" w:rsidRDefault="00D857CE">
      <w:pPr>
        <w:pBdr>
          <w:bottom w:val="single" w:sz="6" w:space="2" w:color="D6D6D6"/>
        </w:pBdr>
        <w:spacing w:before="120" w:after="120"/>
        <w:rPr>
          <w:rFonts w:ascii="Gill Sans MT" w:hAnsi="Gill Sans MT"/>
          <w:b/>
          <w:color w:val="000000"/>
          <w:sz w:val="24"/>
          <w:szCs w:val="24"/>
        </w:rPr>
      </w:pPr>
      <w:r w:rsidRPr="004E0EDC">
        <w:rPr>
          <w:rFonts w:ascii="Gill Sans MT" w:hAnsi="Gill Sans MT"/>
          <w:b/>
          <w:color w:val="000000"/>
          <w:sz w:val="24"/>
          <w:szCs w:val="24"/>
        </w:rPr>
        <w:t>4.2 Partnership Changes</w:t>
      </w:r>
    </w:p>
    <w:p w14:paraId="7033C1F9" w14:textId="77777777" w:rsidR="000B1C15" w:rsidRPr="00CB77AF" w:rsidRDefault="00D857CE">
      <w:pPr>
        <w:spacing w:after="120"/>
        <w:rPr>
          <w:rFonts w:ascii="Gill Sans MT" w:hAnsi="Gill Sans MT"/>
          <w:i/>
          <w:color w:val="002060"/>
          <w:sz w:val="18"/>
          <w:szCs w:val="18"/>
        </w:rPr>
      </w:pPr>
      <w:r w:rsidRPr="00CB77AF">
        <w:rPr>
          <w:rFonts w:ascii="Gill Sans MT" w:hAnsi="Gill Sans MT"/>
          <w:i/>
          <w:color w:val="002060"/>
          <w:sz w:val="18"/>
          <w:szCs w:val="18"/>
        </w:rPr>
        <w:t>Please provide a summary of any changes to the partnership if any.</w:t>
      </w:r>
    </w:p>
    <w:p w14:paraId="0CA56199" w14:textId="77777777" w:rsidR="00F007E7" w:rsidRPr="00D93382" w:rsidRDefault="00D84E26">
      <w:pPr>
        <w:spacing w:after="120"/>
        <w:rPr>
          <w:rFonts w:ascii="Gill Sans MT" w:hAnsi="Gill Sans MT"/>
          <w:bCs/>
          <w:color w:val="000000"/>
          <w:sz w:val="24"/>
          <w:szCs w:val="24"/>
        </w:rPr>
      </w:pPr>
      <w:r>
        <w:rPr>
          <w:rFonts w:ascii="Gill Sans MT" w:hAnsi="Gill Sans MT"/>
          <w:bCs/>
          <w:color w:val="000000"/>
          <w:sz w:val="24"/>
          <w:szCs w:val="24"/>
        </w:rPr>
        <w:t>N/A</w:t>
      </w:r>
    </w:p>
    <w:p w14:paraId="3F9DF30A" w14:textId="77777777" w:rsidR="000B1C15" w:rsidRPr="008E15A0" w:rsidRDefault="00D857CE">
      <w:pPr>
        <w:spacing w:after="120"/>
        <w:rPr>
          <w:rFonts w:ascii="Gill Sans MT" w:hAnsi="Gill Sans MT"/>
          <w:b/>
          <w:color w:val="000000"/>
          <w:sz w:val="24"/>
          <w:szCs w:val="24"/>
        </w:rPr>
      </w:pPr>
      <w:r w:rsidRPr="008E15A0">
        <w:rPr>
          <w:rFonts w:ascii="Gill Sans MT" w:hAnsi="Gill Sans MT"/>
          <w:b/>
          <w:color w:val="000000"/>
          <w:sz w:val="24"/>
          <w:szCs w:val="24"/>
        </w:rPr>
        <w:t>5.0 PRIORITY ACTIVITIES FOR NEXT REPORTING PERIOD AS PER QUARTERLY WORK PLAN</w:t>
      </w:r>
    </w:p>
    <w:p w14:paraId="298192E9" w14:textId="77777777" w:rsidR="000B1C15" w:rsidRPr="008E15A0" w:rsidRDefault="00D857CE">
      <w:pPr>
        <w:spacing w:after="120"/>
        <w:rPr>
          <w:rFonts w:ascii="Gill Sans MT" w:hAnsi="Gill Sans MT"/>
          <w:i/>
          <w:color w:val="002060"/>
          <w:sz w:val="24"/>
          <w:szCs w:val="24"/>
        </w:rPr>
      </w:pPr>
      <w:r w:rsidRPr="008E15A0">
        <w:rPr>
          <w:rFonts w:ascii="Gill Sans MT" w:hAnsi="Gill Sans MT"/>
          <w:i/>
          <w:color w:val="002060"/>
          <w:sz w:val="24"/>
          <w:szCs w:val="24"/>
        </w:rPr>
        <w:t xml:space="preserve">Please provide a summary of key activities you plan to implement in the next reporting period. This should particularly address the activities to be undertaken </w:t>
      </w:r>
      <w:r w:rsidR="00DB1EFE" w:rsidRPr="008E15A0">
        <w:rPr>
          <w:rFonts w:ascii="Gill Sans MT" w:hAnsi="Gill Sans MT"/>
          <w:i/>
          <w:color w:val="002060"/>
          <w:sz w:val="24"/>
          <w:szCs w:val="24"/>
        </w:rPr>
        <w:t>as per the project implementation plan and Gantt chart.</w:t>
      </w:r>
    </w:p>
    <w:tbl>
      <w:tblPr>
        <w:tblStyle w:val="3"/>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96"/>
        <w:gridCol w:w="2495"/>
        <w:gridCol w:w="4677"/>
      </w:tblGrid>
      <w:tr w:rsidR="00934A18" w:rsidRPr="008E15A0" w14:paraId="1EA0BAB2" w14:textId="77777777">
        <w:tc>
          <w:tcPr>
            <w:tcW w:w="3596" w:type="dxa"/>
          </w:tcPr>
          <w:p w14:paraId="6AEDCB09" w14:textId="77777777" w:rsidR="009337EA" w:rsidRDefault="00000000">
            <w:r>
              <w:t>Planned Activity for July 2026</w:t>
            </w:r>
          </w:p>
        </w:tc>
        <w:tc>
          <w:tcPr>
            <w:tcW w:w="2495" w:type="dxa"/>
          </w:tcPr>
          <w:p w14:paraId="3F9302AB" w14:textId="77777777" w:rsidR="00934A18" w:rsidRPr="008E15A0" w:rsidRDefault="00934A18" w:rsidP="00270BEF">
            <w:pPr>
              <w:spacing w:after="120"/>
              <w:jc w:val="center"/>
              <w:rPr>
                <w:rFonts w:ascii="Gill Sans MT" w:hAnsi="Gill Sans MT" w:cs="Times New Roman"/>
                <w:b/>
                <w:color w:val="000000"/>
                <w:sz w:val="24"/>
                <w:szCs w:val="24"/>
              </w:rPr>
            </w:pPr>
            <w:r w:rsidRPr="008E15A0">
              <w:rPr>
                <w:rFonts w:ascii="Gill Sans MT" w:hAnsi="Gill Sans MT" w:cs="Times New Roman"/>
                <w:b/>
                <w:color w:val="000000"/>
                <w:sz w:val="24"/>
                <w:szCs w:val="24"/>
              </w:rPr>
              <w:t>Targets</w:t>
            </w:r>
          </w:p>
        </w:tc>
        <w:tc>
          <w:tcPr>
            <w:tcW w:w="4677" w:type="dxa"/>
          </w:tcPr>
          <w:p w14:paraId="05DA3144" w14:textId="77777777" w:rsidR="00934A18" w:rsidRPr="008E15A0" w:rsidRDefault="00934A18">
            <w:pPr>
              <w:spacing w:after="120"/>
              <w:jc w:val="both"/>
              <w:rPr>
                <w:rFonts w:ascii="Gill Sans MT" w:hAnsi="Gill Sans MT" w:cs="Times New Roman"/>
                <w:b/>
                <w:color w:val="000000"/>
                <w:sz w:val="24"/>
                <w:szCs w:val="24"/>
              </w:rPr>
            </w:pPr>
            <w:r w:rsidRPr="008E15A0">
              <w:rPr>
                <w:rFonts w:ascii="Gill Sans MT" w:hAnsi="Gill Sans MT" w:cs="Times New Roman"/>
                <w:b/>
                <w:color w:val="000000"/>
                <w:sz w:val="24"/>
                <w:szCs w:val="24"/>
              </w:rPr>
              <w:t xml:space="preserve">Expected outputs </w:t>
            </w:r>
          </w:p>
        </w:tc>
      </w:tr>
      <w:tr w:rsidR="00382BCB" w:rsidRPr="008E15A0" w14:paraId="1F594F1E" w14:textId="77777777">
        <w:tc>
          <w:tcPr>
            <w:tcW w:w="3596" w:type="dxa"/>
          </w:tcPr>
          <w:p w14:paraId="172712F6" w14:textId="77777777" w:rsidR="00382BCB" w:rsidRPr="008E15A0" w:rsidRDefault="007D6965">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Mobilise and form SHGs</w:t>
            </w:r>
            <w:r w:rsidR="00AD76BC">
              <w:rPr>
                <w:rFonts w:ascii="Gill Sans MT" w:hAnsi="Gill Sans MT" w:cs="Times New Roman"/>
                <w:color w:val="000000"/>
                <w:sz w:val="24"/>
                <w:szCs w:val="24"/>
              </w:rPr>
              <w:t xml:space="preserve"> </w:t>
            </w:r>
          </w:p>
        </w:tc>
        <w:tc>
          <w:tcPr>
            <w:tcW w:w="2495" w:type="dxa"/>
          </w:tcPr>
          <w:p w14:paraId="510F281B" w14:textId="77777777" w:rsidR="00382BCB" w:rsidRDefault="00AE0B67"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280</w:t>
            </w:r>
          </w:p>
        </w:tc>
        <w:tc>
          <w:tcPr>
            <w:tcW w:w="4677" w:type="dxa"/>
          </w:tcPr>
          <w:p w14:paraId="4D826B40" w14:textId="77777777" w:rsidR="00382BCB" w:rsidRDefault="0003039D">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280</w:t>
            </w:r>
            <w:r w:rsidR="003F78EA">
              <w:rPr>
                <w:rFonts w:ascii="Gill Sans MT" w:hAnsi="Gill Sans MT" w:cs="Times New Roman"/>
                <w:color w:val="000000"/>
                <w:sz w:val="24"/>
                <w:szCs w:val="24"/>
              </w:rPr>
              <w:t xml:space="preserve"> SHGs formed</w:t>
            </w:r>
          </w:p>
        </w:tc>
      </w:tr>
      <w:tr w:rsidR="003F78EA" w:rsidRPr="008E15A0" w14:paraId="07AD02C2" w14:textId="77777777">
        <w:tc>
          <w:tcPr>
            <w:tcW w:w="3596" w:type="dxa"/>
          </w:tcPr>
          <w:p w14:paraId="403CF5B5" w14:textId="77777777" w:rsidR="003F78EA" w:rsidRDefault="003F78EA">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Train the newly formed SHGs </w:t>
            </w:r>
            <w:r w:rsidR="0003039D">
              <w:rPr>
                <w:rFonts w:ascii="Gill Sans MT" w:hAnsi="Gill Sans MT" w:cs="Times New Roman"/>
                <w:color w:val="000000"/>
                <w:sz w:val="24"/>
                <w:szCs w:val="24"/>
              </w:rPr>
              <w:t>on VBHCD (leadership and Heifer Cornerstones)</w:t>
            </w:r>
          </w:p>
        </w:tc>
        <w:tc>
          <w:tcPr>
            <w:tcW w:w="2495" w:type="dxa"/>
          </w:tcPr>
          <w:p w14:paraId="7DAB095A" w14:textId="77777777" w:rsidR="003F78EA" w:rsidRDefault="003F78EA" w:rsidP="00A466AF">
            <w:pPr>
              <w:spacing w:after="120"/>
              <w:rPr>
                <w:rFonts w:ascii="Gill Sans MT" w:hAnsi="Gill Sans MT" w:cs="Times New Roman"/>
                <w:color w:val="000000"/>
                <w:sz w:val="24"/>
                <w:szCs w:val="24"/>
              </w:rPr>
            </w:pPr>
            <w:r>
              <w:rPr>
                <w:rFonts w:ascii="Gill Sans MT" w:hAnsi="Gill Sans MT" w:cs="Times New Roman"/>
                <w:color w:val="000000"/>
                <w:sz w:val="24"/>
                <w:szCs w:val="24"/>
              </w:rPr>
              <w:t xml:space="preserve">               </w:t>
            </w:r>
            <w:r w:rsidR="0003039D">
              <w:rPr>
                <w:rFonts w:ascii="Gill Sans MT" w:hAnsi="Gill Sans MT" w:cs="Times New Roman"/>
                <w:color w:val="000000"/>
                <w:sz w:val="24"/>
                <w:szCs w:val="24"/>
              </w:rPr>
              <w:t>240</w:t>
            </w:r>
          </w:p>
        </w:tc>
        <w:tc>
          <w:tcPr>
            <w:tcW w:w="4677" w:type="dxa"/>
          </w:tcPr>
          <w:p w14:paraId="2592B16A" w14:textId="77777777" w:rsidR="003F78EA" w:rsidRDefault="0003039D">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240</w:t>
            </w:r>
            <w:r w:rsidR="003F78EA">
              <w:rPr>
                <w:rFonts w:ascii="Gill Sans MT" w:hAnsi="Gill Sans MT" w:cs="Times New Roman"/>
                <w:color w:val="000000"/>
                <w:sz w:val="24"/>
                <w:szCs w:val="24"/>
              </w:rPr>
              <w:t xml:space="preserve"> new SHGs trained and establish leadership</w:t>
            </w:r>
          </w:p>
        </w:tc>
      </w:tr>
      <w:tr w:rsidR="003F78EA" w:rsidRPr="008E15A0" w14:paraId="6BB1B6E2" w14:textId="77777777">
        <w:tc>
          <w:tcPr>
            <w:tcW w:w="3596" w:type="dxa"/>
          </w:tcPr>
          <w:p w14:paraId="134F7863" w14:textId="77777777" w:rsidR="003F78EA" w:rsidRDefault="003F78EA">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Train the new SHGs in ISLA </w:t>
            </w:r>
          </w:p>
        </w:tc>
        <w:tc>
          <w:tcPr>
            <w:tcW w:w="2495" w:type="dxa"/>
          </w:tcPr>
          <w:p w14:paraId="6ACA325F" w14:textId="77777777" w:rsidR="003F78EA" w:rsidRDefault="003F78EA" w:rsidP="00A466AF">
            <w:pPr>
              <w:spacing w:after="120"/>
              <w:rPr>
                <w:rFonts w:ascii="Gill Sans MT" w:hAnsi="Gill Sans MT" w:cs="Times New Roman"/>
                <w:color w:val="000000"/>
                <w:sz w:val="24"/>
                <w:szCs w:val="24"/>
              </w:rPr>
            </w:pPr>
            <w:r>
              <w:rPr>
                <w:rFonts w:ascii="Gill Sans MT" w:hAnsi="Gill Sans MT" w:cs="Times New Roman"/>
                <w:color w:val="000000"/>
                <w:sz w:val="24"/>
                <w:szCs w:val="24"/>
              </w:rPr>
              <w:t xml:space="preserve">               </w:t>
            </w:r>
            <w:r w:rsidR="00225635">
              <w:rPr>
                <w:rFonts w:ascii="Gill Sans MT" w:hAnsi="Gill Sans MT" w:cs="Times New Roman"/>
                <w:color w:val="000000"/>
                <w:sz w:val="24"/>
                <w:szCs w:val="24"/>
              </w:rPr>
              <w:t>240</w:t>
            </w:r>
          </w:p>
        </w:tc>
        <w:tc>
          <w:tcPr>
            <w:tcW w:w="4677" w:type="dxa"/>
          </w:tcPr>
          <w:p w14:paraId="69FB607E" w14:textId="77777777" w:rsidR="003F78EA" w:rsidRDefault="00225635">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240</w:t>
            </w:r>
            <w:r w:rsidR="003F78EA">
              <w:rPr>
                <w:rFonts w:ascii="Gill Sans MT" w:hAnsi="Gill Sans MT" w:cs="Times New Roman"/>
                <w:color w:val="000000"/>
                <w:sz w:val="24"/>
                <w:szCs w:val="24"/>
              </w:rPr>
              <w:t xml:space="preserve"> new SHGs trained in ISLA and 50% start saving within the month</w:t>
            </w:r>
          </w:p>
        </w:tc>
      </w:tr>
      <w:tr w:rsidR="00382BCB" w:rsidRPr="008E15A0" w14:paraId="454F931F" w14:textId="77777777">
        <w:tc>
          <w:tcPr>
            <w:tcW w:w="3596" w:type="dxa"/>
          </w:tcPr>
          <w:p w14:paraId="1BC1F8A3" w14:textId="77777777" w:rsidR="00382BCB" w:rsidRPr="008E15A0" w:rsidRDefault="003F78EA">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Mobilise SHGs </w:t>
            </w:r>
            <w:r w:rsidR="009810FD">
              <w:rPr>
                <w:rFonts w:ascii="Gill Sans MT" w:hAnsi="Gill Sans MT" w:cs="Times New Roman"/>
                <w:color w:val="000000"/>
                <w:sz w:val="24"/>
                <w:szCs w:val="24"/>
              </w:rPr>
              <w:t xml:space="preserve">for horticulture production </w:t>
            </w:r>
          </w:p>
        </w:tc>
        <w:tc>
          <w:tcPr>
            <w:tcW w:w="2495" w:type="dxa"/>
          </w:tcPr>
          <w:p w14:paraId="7B6C347E" w14:textId="77777777" w:rsidR="00382BCB" w:rsidRDefault="00A466AF" w:rsidP="00A466AF">
            <w:pPr>
              <w:spacing w:after="120"/>
              <w:rPr>
                <w:rFonts w:ascii="Gill Sans MT" w:hAnsi="Gill Sans MT" w:cs="Times New Roman"/>
                <w:color w:val="000000"/>
                <w:sz w:val="24"/>
                <w:szCs w:val="24"/>
              </w:rPr>
            </w:pPr>
            <w:r>
              <w:rPr>
                <w:rFonts w:ascii="Gill Sans MT" w:hAnsi="Gill Sans MT" w:cs="Times New Roman"/>
                <w:color w:val="000000"/>
                <w:sz w:val="24"/>
                <w:szCs w:val="24"/>
              </w:rPr>
              <w:t xml:space="preserve">           </w:t>
            </w:r>
            <w:r w:rsidR="009810FD">
              <w:rPr>
                <w:rFonts w:ascii="Gill Sans MT" w:hAnsi="Gill Sans MT" w:cs="Times New Roman"/>
                <w:color w:val="000000"/>
                <w:sz w:val="24"/>
                <w:szCs w:val="24"/>
              </w:rPr>
              <w:t xml:space="preserve">    </w:t>
            </w:r>
            <w:r>
              <w:rPr>
                <w:rFonts w:ascii="Gill Sans MT" w:hAnsi="Gill Sans MT" w:cs="Times New Roman"/>
                <w:color w:val="000000"/>
                <w:sz w:val="24"/>
                <w:szCs w:val="24"/>
              </w:rPr>
              <w:t xml:space="preserve"> </w:t>
            </w:r>
            <w:r w:rsidR="00225635">
              <w:rPr>
                <w:rFonts w:ascii="Gill Sans MT" w:hAnsi="Gill Sans MT" w:cs="Times New Roman"/>
                <w:color w:val="000000"/>
                <w:sz w:val="24"/>
                <w:szCs w:val="24"/>
              </w:rPr>
              <w:t>86</w:t>
            </w:r>
            <w:r w:rsidR="009810FD">
              <w:rPr>
                <w:rFonts w:ascii="Gill Sans MT" w:hAnsi="Gill Sans MT" w:cs="Times New Roman"/>
                <w:color w:val="000000"/>
                <w:sz w:val="24"/>
                <w:szCs w:val="24"/>
              </w:rPr>
              <w:t xml:space="preserve">   </w:t>
            </w:r>
          </w:p>
        </w:tc>
        <w:tc>
          <w:tcPr>
            <w:tcW w:w="4677" w:type="dxa"/>
          </w:tcPr>
          <w:p w14:paraId="0126B738" w14:textId="77777777" w:rsidR="00382BCB" w:rsidRDefault="00DA67BE">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86 </w:t>
            </w:r>
            <w:r w:rsidR="00B906FD">
              <w:rPr>
                <w:rFonts w:ascii="Gill Sans MT" w:hAnsi="Gill Sans MT" w:cs="Times New Roman"/>
                <w:color w:val="000000"/>
                <w:sz w:val="24"/>
                <w:szCs w:val="24"/>
              </w:rPr>
              <w:t>SHGs mobilised, ready with land to start of the production</w:t>
            </w:r>
          </w:p>
        </w:tc>
      </w:tr>
      <w:tr w:rsidR="00B906FD" w:rsidRPr="008E15A0" w14:paraId="303650E4" w14:textId="77777777">
        <w:tc>
          <w:tcPr>
            <w:tcW w:w="3596" w:type="dxa"/>
          </w:tcPr>
          <w:p w14:paraId="18CBD373" w14:textId="77777777" w:rsidR="00B906FD" w:rsidRDefault="00B906FD">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Mobilise SHGs for poultry production</w:t>
            </w:r>
          </w:p>
        </w:tc>
        <w:tc>
          <w:tcPr>
            <w:tcW w:w="2495" w:type="dxa"/>
          </w:tcPr>
          <w:p w14:paraId="5E7B90C8" w14:textId="77777777" w:rsidR="00B906FD" w:rsidRDefault="00225635"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120</w:t>
            </w:r>
          </w:p>
        </w:tc>
        <w:tc>
          <w:tcPr>
            <w:tcW w:w="4677" w:type="dxa"/>
          </w:tcPr>
          <w:p w14:paraId="456E36BA" w14:textId="77777777" w:rsidR="00B906FD" w:rsidRDefault="00225635">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120 </w:t>
            </w:r>
            <w:r w:rsidR="00835797">
              <w:rPr>
                <w:rFonts w:ascii="Gill Sans MT" w:hAnsi="Gill Sans MT" w:cs="Times New Roman"/>
                <w:color w:val="000000"/>
                <w:sz w:val="24"/>
                <w:szCs w:val="24"/>
              </w:rPr>
              <w:t>SHGs mobilised, ready with structures and commitment fees to start the business</w:t>
            </w:r>
          </w:p>
        </w:tc>
      </w:tr>
      <w:tr w:rsidR="00382BCB" w:rsidRPr="008E15A0" w14:paraId="12D3B952" w14:textId="77777777">
        <w:tc>
          <w:tcPr>
            <w:tcW w:w="3596" w:type="dxa"/>
          </w:tcPr>
          <w:p w14:paraId="2ECA1412" w14:textId="77777777" w:rsidR="00382BCB" w:rsidRPr="008E15A0" w:rsidRDefault="00A466AF">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Follow up training </w:t>
            </w:r>
            <w:r w:rsidR="0053000C">
              <w:rPr>
                <w:rFonts w:ascii="Gill Sans MT" w:hAnsi="Gill Sans MT" w:cs="Times New Roman"/>
                <w:color w:val="000000"/>
                <w:sz w:val="24"/>
                <w:szCs w:val="24"/>
              </w:rPr>
              <w:t>of SHGs</w:t>
            </w:r>
            <w:r w:rsidR="0085001D">
              <w:rPr>
                <w:rFonts w:ascii="Gill Sans MT" w:hAnsi="Gill Sans MT" w:cs="Times New Roman"/>
                <w:color w:val="000000"/>
                <w:sz w:val="24"/>
                <w:szCs w:val="24"/>
              </w:rPr>
              <w:t xml:space="preserve"> in goat management </w:t>
            </w:r>
          </w:p>
        </w:tc>
        <w:tc>
          <w:tcPr>
            <w:tcW w:w="2495" w:type="dxa"/>
          </w:tcPr>
          <w:p w14:paraId="1970B6D5" w14:textId="77777777" w:rsidR="00382BCB" w:rsidRDefault="00DA67BE"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38</w:t>
            </w:r>
          </w:p>
        </w:tc>
        <w:tc>
          <w:tcPr>
            <w:tcW w:w="4677" w:type="dxa"/>
          </w:tcPr>
          <w:p w14:paraId="1422B703" w14:textId="77777777" w:rsidR="00382BCB" w:rsidRDefault="00DA67BE">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38</w:t>
            </w:r>
            <w:r w:rsidR="0085001D">
              <w:rPr>
                <w:rFonts w:ascii="Gill Sans MT" w:hAnsi="Gill Sans MT" w:cs="Times New Roman"/>
                <w:color w:val="000000"/>
                <w:sz w:val="24"/>
                <w:szCs w:val="24"/>
              </w:rPr>
              <w:t xml:space="preserve"> SHGs </w:t>
            </w:r>
            <w:r w:rsidR="00FB2005">
              <w:rPr>
                <w:rFonts w:ascii="Gill Sans MT" w:hAnsi="Gill Sans MT" w:cs="Times New Roman"/>
                <w:color w:val="000000"/>
                <w:sz w:val="24"/>
                <w:szCs w:val="24"/>
              </w:rPr>
              <w:t>equipped with knowledge and skills in goat rearing and running successful goat rearing business</w:t>
            </w:r>
          </w:p>
        </w:tc>
      </w:tr>
      <w:tr w:rsidR="00934A18" w:rsidRPr="008E15A0" w14:paraId="6CE73D0C" w14:textId="77777777">
        <w:trPr>
          <w:trHeight w:val="953"/>
        </w:trPr>
        <w:tc>
          <w:tcPr>
            <w:tcW w:w="3596" w:type="dxa"/>
          </w:tcPr>
          <w:p w14:paraId="5F79405A" w14:textId="77777777" w:rsidR="00934A18" w:rsidRPr="008E15A0" w:rsidRDefault="0053000C">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Facilitate </w:t>
            </w:r>
            <w:r w:rsidRPr="008E15A0">
              <w:rPr>
                <w:rFonts w:ascii="Gill Sans MT" w:hAnsi="Gill Sans MT" w:cs="Times New Roman"/>
                <w:color w:val="000000"/>
                <w:sz w:val="24"/>
                <w:szCs w:val="24"/>
              </w:rPr>
              <w:t>linkage</w:t>
            </w:r>
            <w:r w:rsidR="00934A18" w:rsidRPr="008E15A0">
              <w:rPr>
                <w:rFonts w:ascii="Gill Sans MT" w:hAnsi="Gill Sans MT" w:cs="Times New Roman"/>
                <w:color w:val="000000"/>
                <w:sz w:val="24"/>
                <w:szCs w:val="24"/>
              </w:rPr>
              <w:t xml:space="preserve"> between SHGs and SACCOs (</w:t>
            </w:r>
            <w:proofErr w:type="spellStart"/>
            <w:r w:rsidR="00934A18" w:rsidRPr="008E15A0">
              <w:rPr>
                <w:rFonts w:ascii="Gill Sans MT" w:hAnsi="Gill Sans MT" w:cs="Times New Roman"/>
                <w:color w:val="000000"/>
                <w:sz w:val="24"/>
                <w:szCs w:val="24"/>
              </w:rPr>
              <w:t>Nakanyonyi</w:t>
            </w:r>
            <w:proofErr w:type="spellEnd"/>
            <w:r w:rsidR="00934A18" w:rsidRPr="008E15A0">
              <w:rPr>
                <w:rFonts w:ascii="Gill Sans MT" w:hAnsi="Gill Sans MT" w:cs="Times New Roman"/>
                <w:color w:val="000000"/>
                <w:sz w:val="24"/>
                <w:szCs w:val="24"/>
              </w:rPr>
              <w:t xml:space="preserve"> </w:t>
            </w:r>
            <w:r>
              <w:rPr>
                <w:rFonts w:ascii="Gill Sans MT" w:hAnsi="Gill Sans MT" w:cs="Times New Roman"/>
                <w:color w:val="000000"/>
                <w:sz w:val="24"/>
                <w:szCs w:val="24"/>
              </w:rPr>
              <w:t>to access credit fund</w:t>
            </w:r>
          </w:p>
        </w:tc>
        <w:tc>
          <w:tcPr>
            <w:tcW w:w="2495" w:type="dxa"/>
          </w:tcPr>
          <w:p w14:paraId="49A69410" w14:textId="77777777" w:rsidR="00934A18" w:rsidRPr="008E15A0" w:rsidRDefault="00DA67BE"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80</w:t>
            </w:r>
          </w:p>
        </w:tc>
        <w:tc>
          <w:tcPr>
            <w:tcW w:w="4677" w:type="dxa"/>
          </w:tcPr>
          <w:p w14:paraId="168AFBB6" w14:textId="77777777" w:rsidR="00934A18" w:rsidRPr="008E15A0" w:rsidRDefault="00DA67BE">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8</w:t>
            </w:r>
            <w:r w:rsidR="00934A18" w:rsidRPr="008E15A0">
              <w:rPr>
                <w:rFonts w:ascii="Gill Sans MT" w:hAnsi="Gill Sans MT" w:cs="Times New Roman"/>
                <w:color w:val="000000"/>
                <w:sz w:val="24"/>
                <w:szCs w:val="24"/>
              </w:rPr>
              <w:t>0 SHGs start the process or get the accounts with SACCOs to access the Credit Fund.</w:t>
            </w:r>
          </w:p>
        </w:tc>
      </w:tr>
      <w:tr w:rsidR="00787538" w:rsidRPr="008E15A0" w14:paraId="2930904A" w14:textId="77777777">
        <w:trPr>
          <w:trHeight w:val="953"/>
        </w:trPr>
        <w:tc>
          <w:tcPr>
            <w:tcW w:w="3596" w:type="dxa"/>
          </w:tcPr>
          <w:p w14:paraId="7E1DDD95" w14:textId="77777777" w:rsidR="00787538" w:rsidRDefault="00E758DA">
            <w:pPr>
              <w:spacing w:after="120"/>
              <w:jc w:val="both"/>
              <w:rPr>
                <w:rFonts w:ascii="Gill Sans MT" w:hAnsi="Gill Sans MT" w:cs="Times New Roman"/>
                <w:color w:val="000000"/>
                <w:sz w:val="24"/>
                <w:szCs w:val="24"/>
              </w:rPr>
            </w:pPr>
            <w:r w:rsidRPr="00E758DA">
              <w:rPr>
                <w:rFonts w:ascii="Gill Sans MT" w:hAnsi="Gill Sans MT" w:cs="Times New Roman"/>
                <w:color w:val="000000"/>
                <w:sz w:val="24"/>
                <w:szCs w:val="24"/>
              </w:rPr>
              <w:t xml:space="preserve">Identify and train </w:t>
            </w:r>
            <w:r>
              <w:rPr>
                <w:rFonts w:ascii="Gill Sans MT" w:hAnsi="Gill Sans MT" w:cs="Times New Roman"/>
                <w:color w:val="000000"/>
                <w:sz w:val="24"/>
                <w:szCs w:val="24"/>
              </w:rPr>
              <w:t>A</w:t>
            </w:r>
            <w:r w:rsidRPr="00E758DA">
              <w:rPr>
                <w:rFonts w:ascii="Gill Sans MT" w:hAnsi="Gill Sans MT" w:cs="Times New Roman"/>
                <w:color w:val="000000"/>
                <w:sz w:val="24"/>
                <w:szCs w:val="24"/>
              </w:rPr>
              <w:t xml:space="preserve">gri hub champions from SHGs to mobilise young people to form </w:t>
            </w:r>
            <w:r>
              <w:rPr>
                <w:rFonts w:ascii="Gill Sans MT" w:hAnsi="Gill Sans MT" w:cs="Times New Roman"/>
                <w:color w:val="000000"/>
                <w:sz w:val="24"/>
                <w:szCs w:val="24"/>
              </w:rPr>
              <w:t>A</w:t>
            </w:r>
            <w:r w:rsidRPr="00E758DA">
              <w:rPr>
                <w:rFonts w:ascii="Gill Sans MT" w:hAnsi="Gill Sans MT" w:cs="Times New Roman"/>
                <w:color w:val="000000"/>
                <w:sz w:val="24"/>
                <w:szCs w:val="24"/>
              </w:rPr>
              <w:t xml:space="preserve">gri hubs </w:t>
            </w:r>
          </w:p>
        </w:tc>
        <w:tc>
          <w:tcPr>
            <w:tcW w:w="2495" w:type="dxa"/>
          </w:tcPr>
          <w:p w14:paraId="5ACA9071" w14:textId="77777777" w:rsidR="00787538" w:rsidRDefault="007B5D3B"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120</w:t>
            </w:r>
          </w:p>
        </w:tc>
        <w:tc>
          <w:tcPr>
            <w:tcW w:w="4677" w:type="dxa"/>
          </w:tcPr>
          <w:p w14:paraId="28142DDF" w14:textId="77777777" w:rsidR="00787538" w:rsidRDefault="007B5D3B">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120</w:t>
            </w:r>
            <w:r w:rsidR="00E758DA">
              <w:rPr>
                <w:rFonts w:ascii="Gill Sans MT" w:hAnsi="Gill Sans MT" w:cs="Times New Roman"/>
                <w:color w:val="000000"/>
                <w:sz w:val="24"/>
                <w:szCs w:val="24"/>
              </w:rPr>
              <w:t xml:space="preserve"> Agri hub champions trained and support the Agri hub formation process.</w:t>
            </w:r>
          </w:p>
        </w:tc>
      </w:tr>
      <w:tr w:rsidR="00787538" w:rsidRPr="008E15A0" w14:paraId="390F9DE3" w14:textId="77777777">
        <w:trPr>
          <w:trHeight w:val="953"/>
        </w:trPr>
        <w:tc>
          <w:tcPr>
            <w:tcW w:w="3596" w:type="dxa"/>
          </w:tcPr>
          <w:p w14:paraId="471C3D46" w14:textId="77777777" w:rsidR="00787538" w:rsidRDefault="00E0100A">
            <w:pPr>
              <w:spacing w:after="120"/>
              <w:jc w:val="both"/>
              <w:rPr>
                <w:rFonts w:ascii="Gill Sans MT" w:hAnsi="Gill Sans MT" w:cs="Times New Roman"/>
                <w:color w:val="000000"/>
                <w:sz w:val="24"/>
                <w:szCs w:val="24"/>
              </w:rPr>
            </w:pPr>
            <w:r w:rsidRPr="00E0100A">
              <w:rPr>
                <w:rFonts w:ascii="Gill Sans MT" w:hAnsi="Gill Sans MT" w:cs="Times New Roman"/>
                <w:color w:val="000000"/>
                <w:sz w:val="24"/>
                <w:szCs w:val="24"/>
              </w:rPr>
              <w:t xml:space="preserve">Facilitate Agri hub registration processes (putting together documentation for registration and formalization)-physical support visits by the DCO  </w:t>
            </w:r>
          </w:p>
        </w:tc>
        <w:tc>
          <w:tcPr>
            <w:tcW w:w="2495" w:type="dxa"/>
          </w:tcPr>
          <w:p w14:paraId="216790D4" w14:textId="77777777" w:rsidR="00787538" w:rsidRDefault="007B5D3B"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4</w:t>
            </w:r>
          </w:p>
        </w:tc>
        <w:tc>
          <w:tcPr>
            <w:tcW w:w="4677" w:type="dxa"/>
          </w:tcPr>
          <w:p w14:paraId="1D2BEC29" w14:textId="77777777" w:rsidR="00787538" w:rsidRDefault="007B5D3B">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4</w:t>
            </w:r>
            <w:r w:rsidR="00E0100A">
              <w:rPr>
                <w:rFonts w:ascii="Gill Sans MT" w:hAnsi="Gill Sans MT" w:cs="Times New Roman"/>
                <w:color w:val="000000"/>
                <w:sz w:val="24"/>
                <w:szCs w:val="24"/>
              </w:rPr>
              <w:t xml:space="preserve"> Agri hubs supported to register with the Ministry of Trade and Cooperatives.</w:t>
            </w:r>
          </w:p>
        </w:tc>
      </w:tr>
      <w:tr w:rsidR="00787538" w:rsidRPr="008E15A0" w14:paraId="67E9811E" w14:textId="77777777">
        <w:trPr>
          <w:trHeight w:val="953"/>
        </w:trPr>
        <w:tc>
          <w:tcPr>
            <w:tcW w:w="3596" w:type="dxa"/>
          </w:tcPr>
          <w:p w14:paraId="2728E1C3" w14:textId="77777777" w:rsidR="00787538" w:rsidRDefault="00265DEE">
            <w:pPr>
              <w:spacing w:after="120"/>
              <w:jc w:val="both"/>
              <w:rPr>
                <w:rFonts w:ascii="Gill Sans MT" w:hAnsi="Gill Sans MT" w:cs="Times New Roman"/>
                <w:color w:val="000000"/>
                <w:sz w:val="24"/>
                <w:szCs w:val="24"/>
              </w:rPr>
            </w:pPr>
            <w:r w:rsidRPr="00265DEE">
              <w:rPr>
                <w:rFonts w:ascii="Gill Sans MT" w:hAnsi="Gill Sans MT" w:cs="Times New Roman"/>
                <w:color w:val="000000"/>
                <w:sz w:val="24"/>
                <w:szCs w:val="24"/>
              </w:rPr>
              <w:t xml:space="preserve">Conduct exposure learning visits for Agri hub leaders </w:t>
            </w:r>
          </w:p>
        </w:tc>
        <w:tc>
          <w:tcPr>
            <w:tcW w:w="2495" w:type="dxa"/>
          </w:tcPr>
          <w:p w14:paraId="6669B693" w14:textId="77777777" w:rsidR="00787538" w:rsidRDefault="00AC6FA3"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8</w:t>
            </w:r>
          </w:p>
        </w:tc>
        <w:tc>
          <w:tcPr>
            <w:tcW w:w="4677" w:type="dxa"/>
          </w:tcPr>
          <w:p w14:paraId="008E2336" w14:textId="77777777" w:rsidR="00787538" w:rsidRDefault="00AC6FA3">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8 </w:t>
            </w:r>
            <w:r w:rsidR="00FE4C84">
              <w:rPr>
                <w:rFonts w:ascii="Gill Sans MT" w:hAnsi="Gill Sans MT" w:cs="Times New Roman"/>
                <w:color w:val="000000"/>
                <w:sz w:val="24"/>
                <w:szCs w:val="24"/>
              </w:rPr>
              <w:t>Agri hubs</w:t>
            </w:r>
            <w:r>
              <w:rPr>
                <w:rFonts w:ascii="Gill Sans MT" w:hAnsi="Gill Sans MT" w:cs="Times New Roman"/>
                <w:color w:val="000000"/>
                <w:sz w:val="24"/>
                <w:szCs w:val="24"/>
              </w:rPr>
              <w:t xml:space="preserve"> supported </w:t>
            </w:r>
            <w:r w:rsidR="00FE4C84">
              <w:rPr>
                <w:rFonts w:ascii="Gill Sans MT" w:hAnsi="Gill Sans MT" w:cs="Times New Roman"/>
                <w:color w:val="000000"/>
                <w:sz w:val="24"/>
                <w:szCs w:val="24"/>
              </w:rPr>
              <w:t xml:space="preserve">to have exposure learning and improve governance and business operations </w:t>
            </w:r>
          </w:p>
        </w:tc>
      </w:tr>
      <w:tr w:rsidR="00787538" w:rsidRPr="008E15A0" w14:paraId="0A3985C5" w14:textId="77777777">
        <w:trPr>
          <w:trHeight w:val="953"/>
        </w:trPr>
        <w:tc>
          <w:tcPr>
            <w:tcW w:w="3596" w:type="dxa"/>
          </w:tcPr>
          <w:p w14:paraId="040B4614" w14:textId="77777777" w:rsidR="00787538" w:rsidRDefault="00051B65">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 xml:space="preserve">Hold review meetings with PSA (horticulture, </w:t>
            </w:r>
            <w:r w:rsidR="008E5123">
              <w:rPr>
                <w:rFonts w:ascii="Gill Sans MT" w:hAnsi="Gill Sans MT" w:cs="Times New Roman"/>
                <w:color w:val="000000"/>
                <w:sz w:val="24"/>
                <w:szCs w:val="24"/>
              </w:rPr>
              <w:t xml:space="preserve">poultry and goats </w:t>
            </w:r>
          </w:p>
        </w:tc>
        <w:tc>
          <w:tcPr>
            <w:tcW w:w="2495" w:type="dxa"/>
          </w:tcPr>
          <w:p w14:paraId="3F8C149A" w14:textId="77777777" w:rsidR="00787538" w:rsidRDefault="008E5123" w:rsidP="00270BEF">
            <w:pPr>
              <w:spacing w:after="120"/>
              <w:jc w:val="center"/>
              <w:rPr>
                <w:rFonts w:ascii="Gill Sans MT" w:hAnsi="Gill Sans MT" w:cs="Times New Roman"/>
                <w:color w:val="000000"/>
                <w:sz w:val="24"/>
                <w:szCs w:val="24"/>
              </w:rPr>
            </w:pPr>
            <w:r>
              <w:rPr>
                <w:rFonts w:ascii="Gill Sans MT" w:hAnsi="Gill Sans MT" w:cs="Times New Roman"/>
                <w:color w:val="000000"/>
                <w:sz w:val="24"/>
                <w:szCs w:val="24"/>
              </w:rPr>
              <w:t>3</w:t>
            </w:r>
          </w:p>
        </w:tc>
        <w:tc>
          <w:tcPr>
            <w:tcW w:w="4677" w:type="dxa"/>
          </w:tcPr>
          <w:p w14:paraId="7BFF3FA5" w14:textId="77777777" w:rsidR="00787538" w:rsidRDefault="008E5123">
            <w:pPr>
              <w:spacing w:after="120"/>
              <w:jc w:val="both"/>
              <w:rPr>
                <w:rFonts w:ascii="Gill Sans MT" w:hAnsi="Gill Sans MT" w:cs="Times New Roman"/>
                <w:color w:val="000000"/>
                <w:sz w:val="24"/>
                <w:szCs w:val="24"/>
              </w:rPr>
            </w:pPr>
            <w:r>
              <w:rPr>
                <w:rFonts w:ascii="Gill Sans MT" w:hAnsi="Gill Sans MT" w:cs="Times New Roman"/>
                <w:color w:val="000000"/>
                <w:sz w:val="24"/>
                <w:szCs w:val="24"/>
              </w:rPr>
              <w:t>Meetings held with 3 PSA with focus on mobilisation and engaging young people into production.</w:t>
            </w:r>
          </w:p>
        </w:tc>
      </w:tr>
    </w:tbl>
    <w:p w14:paraId="5BCD8E89" w14:textId="77777777" w:rsidR="000B1C15" w:rsidRPr="004E0EDC" w:rsidRDefault="000B1C15">
      <w:pPr>
        <w:spacing w:after="0" w:line="240" w:lineRule="auto"/>
        <w:jc w:val="both"/>
        <w:rPr>
          <w:rFonts w:ascii="Gill Sans MT" w:eastAsia="Arial Narrow" w:hAnsi="Gill Sans MT" w:cs="Arial Narrow"/>
          <w:b/>
          <w:color w:val="5B9BD5"/>
          <w:sz w:val="24"/>
          <w:szCs w:val="24"/>
        </w:rPr>
      </w:pPr>
    </w:p>
    <w:tbl>
      <w:tblPr>
        <w:tblStyle w:val="2"/>
        <w:tblW w:w="10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0092"/>
      </w:tblGrid>
      <w:tr w:rsidR="000B1C15" w:rsidRPr="004E0EDC" w14:paraId="45FD520E" w14:textId="77777777">
        <w:tc>
          <w:tcPr>
            <w:tcW w:w="535" w:type="dxa"/>
            <w:shd w:val="clear" w:color="auto" w:fill="2F5496"/>
          </w:tcPr>
          <w:p w14:paraId="77E211E8" w14:textId="77777777" w:rsidR="000B1C15" w:rsidRPr="004E0EDC" w:rsidRDefault="00D857CE">
            <w:pPr>
              <w:rPr>
                <w:rFonts w:ascii="Gill Sans MT" w:eastAsia="Arial Narrow" w:hAnsi="Gill Sans MT" w:cs="Arial Narrow"/>
                <w:b/>
                <w:color w:val="FFFFFF"/>
                <w:sz w:val="24"/>
                <w:szCs w:val="24"/>
              </w:rPr>
            </w:pPr>
            <w:r w:rsidRPr="004E0EDC">
              <w:rPr>
                <w:rFonts w:ascii="Gill Sans MT" w:eastAsia="Arial Narrow" w:hAnsi="Gill Sans MT" w:cs="Arial Narrow"/>
                <w:b/>
                <w:color w:val="FFFFFF"/>
                <w:sz w:val="24"/>
                <w:szCs w:val="24"/>
              </w:rPr>
              <w:t>6.0</w:t>
            </w:r>
          </w:p>
        </w:tc>
        <w:tc>
          <w:tcPr>
            <w:tcW w:w="10092" w:type="dxa"/>
            <w:shd w:val="clear" w:color="auto" w:fill="2F5496"/>
          </w:tcPr>
          <w:p w14:paraId="36D5DFF4" w14:textId="77777777" w:rsidR="000B1C15" w:rsidRPr="004E0EDC" w:rsidRDefault="00D857CE">
            <w:pPr>
              <w:rPr>
                <w:rFonts w:ascii="Gill Sans MT" w:eastAsia="Arial Narrow" w:hAnsi="Gill Sans MT" w:cs="Arial Narrow"/>
                <w:b/>
                <w:color w:val="FFFFFF"/>
                <w:sz w:val="24"/>
                <w:szCs w:val="24"/>
              </w:rPr>
            </w:pPr>
            <w:r w:rsidRPr="004E0EDC">
              <w:rPr>
                <w:rFonts w:ascii="Gill Sans MT" w:eastAsia="Arial Narrow" w:hAnsi="Gill Sans MT" w:cs="Arial Narrow"/>
                <w:b/>
                <w:color w:val="FFFFFF"/>
                <w:sz w:val="24"/>
                <w:szCs w:val="24"/>
              </w:rPr>
              <w:t>FINANCIAL INFORMATION</w:t>
            </w:r>
          </w:p>
        </w:tc>
      </w:tr>
      <w:tr w:rsidR="000B1C15" w:rsidRPr="004E0EDC" w14:paraId="50BCED77" w14:textId="77777777">
        <w:trPr>
          <w:trHeight w:val="283"/>
        </w:trPr>
        <w:tc>
          <w:tcPr>
            <w:tcW w:w="10627" w:type="dxa"/>
            <w:gridSpan w:val="2"/>
            <w:shd w:val="clear" w:color="auto" w:fill="D9D9D9"/>
          </w:tcPr>
          <w:p w14:paraId="2241C8B1" w14:textId="77777777" w:rsidR="000B1C15" w:rsidRPr="004E0EDC" w:rsidRDefault="00D857CE">
            <w:pPr>
              <w:rPr>
                <w:rFonts w:ascii="Gill Sans MT" w:eastAsia="Arial Narrow" w:hAnsi="Gill Sans MT" w:cs="Arial Narrow"/>
                <w:sz w:val="24"/>
                <w:szCs w:val="24"/>
              </w:rPr>
            </w:pPr>
            <w:r w:rsidRPr="004E0EDC">
              <w:rPr>
                <w:rFonts w:ascii="Gill Sans MT" w:eastAsia="Arial Narrow" w:hAnsi="Gill Sans MT" w:cs="Arial Narrow"/>
                <w:i/>
                <w:sz w:val="24"/>
                <w:szCs w:val="24"/>
              </w:rPr>
              <w:t xml:space="preserve">The </w:t>
            </w:r>
            <w:r w:rsidRPr="004E0EDC">
              <w:rPr>
                <w:rFonts w:ascii="Gill Sans MT" w:eastAsia="Arial Narrow" w:hAnsi="Gill Sans MT" w:cs="Arial Narrow"/>
                <w:b/>
                <w:i/>
                <w:sz w:val="24"/>
                <w:szCs w:val="24"/>
              </w:rPr>
              <w:t>information contained in this section is utilized to make management decisions</w:t>
            </w:r>
            <w:r w:rsidRPr="004E0EDC">
              <w:rPr>
                <w:rFonts w:ascii="Gill Sans MT" w:eastAsia="Arial Narrow" w:hAnsi="Gill Sans MT" w:cs="Arial Narrow"/>
                <w:i/>
                <w:sz w:val="24"/>
                <w:szCs w:val="24"/>
              </w:rPr>
              <w:t>, particularly as it is related to future work plan. It provides a valuable and timely snapshot of financial conditions, and complements. This section should be compiled</w:t>
            </w:r>
            <w:r w:rsidRPr="004E0EDC">
              <w:rPr>
                <w:rFonts w:ascii="Gill Sans MT" w:eastAsia="Arial Narrow" w:hAnsi="Gill Sans MT" w:cs="Arial Narrow"/>
                <w:sz w:val="24"/>
                <w:szCs w:val="24"/>
              </w:rPr>
              <w:t xml:space="preserve"> by the finance focal staff.  In addition, separate finance report must be compiled and provided separately while submitting the monthly progress report.</w:t>
            </w:r>
          </w:p>
        </w:tc>
      </w:tr>
    </w:tbl>
    <w:p w14:paraId="7AEECCC9" w14:textId="77777777" w:rsidR="000B1C15" w:rsidRPr="004E0EDC" w:rsidRDefault="000B1C15">
      <w:pPr>
        <w:widowControl w:val="0"/>
        <w:pBdr>
          <w:top w:val="nil"/>
          <w:left w:val="nil"/>
          <w:bottom w:val="nil"/>
          <w:right w:val="nil"/>
          <w:between w:val="nil"/>
        </w:pBdr>
        <w:spacing w:after="0" w:line="276" w:lineRule="auto"/>
        <w:rPr>
          <w:rFonts w:ascii="Gill Sans MT" w:eastAsia="Arial Narrow" w:hAnsi="Gill Sans MT" w:cs="Arial Narrow"/>
          <w:sz w:val="24"/>
          <w:szCs w:val="24"/>
        </w:rPr>
      </w:pPr>
    </w:p>
    <w:tbl>
      <w:tblPr>
        <w:tblStyle w:val="1"/>
        <w:tblW w:w="10631" w:type="dxa"/>
        <w:tblInd w:w="-5" w:type="dxa"/>
        <w:tblLayout w:type="fixed"/>
        <w:tblLook w:val="0400" w:firstRow="0" w:lastRow="0" w:firstColumn="0" w:lastColumn="0" w:noHBand="0" w:noVBand="1"/>
      </w:tblPr>
      <w:tblGrid>
        <w:gridCol w:w="1617"/>
        <w:gridCol w:w="1618"/>
        <w:gridCol w:w="259"/>
        <w:gridCol w:w="250"/>
        <w:gridCol w:w="250"/>
        <w:gridCol w:w="2674"/>
        <w:gridCol w:w="673"/>
        <w:gridCol w:w="3290"/>
      </w:tblGrid>
      <w:tr w:rsidR="000B1C15" w:rsidRPr="004E0EDC" w14:paraId="49C9531A" w14:textId="77777777" w:rsidTr="00516132">
        <w:trPr>
          <w:trHeight w:val="316"/>
        </w:trPr>
        <w:tc>
          <w:tcPr>
            <w:tcW w:w="3494" w:type="dxa"/>
            <w:gridSpan w:val="3"/>
            <w:tcBorders>
              <w:top w:val="single" w:sz="4" w:space="0" w:color="000000"/>
              <w:left w:val="single" w:sz="4" w:space="0" w:color="000000"/>
              <w:bottom w:val="nil"/>
              <w:right w:val="nil"/>
            </w:tcBorders>
            <w:vAlign w:val="bottom"/>
          </w:tcPr>
          <w:p w14:paraId="36334410" w14:textId="77777777" w:rsidR="000B1C15" w:rsidRPr="004E0EDC" w:rsidRDefault="00D857CE">
            <w:pPr>
              <w:rPr>
                <w:rFonts w:ascii="Gill Sans MT" w:eastAsia="Arial Narrow" w:hAnsi="Gill Sans MT" w:cs="Arial Narrow"/>
                <w:color w:val="000000"/>
                <w:sz w:val="24"/>
                <w:szCs w:val="24"/>
              </w:rPr>
            </w:pPr>
            <w:r w:rsidRPr="004E0EDC">
              <w:rPr>
                <w:rFonts w:ascii="Gill Sans MT" w:eastAsia="Arial Narrow" w:hAnsi="Gill Sans MT" w:cs="Arial Narrow"/>
                <w:b/>
                <w:color w:val="000000"/>
                <w:sz w:val="24"/>
                <w:szCs w:val="24"/>
              </w:rPr>
              <w:t>a.</w:t>
            </w:r>
            <w:r w:rsidRPr="004E0EDC">
              <w:rPr>
                <w:rFonts w:ascii="Gill Sans MT" w:eastAsia="Arial Narrow" w:hAnsi="Gill Sans MT" w:cs="Arial Narrow"/>
                <w:color w:val="000000"/>
                <w:sz w:val="24"/>
                <w:szCs w:val="24"/>
              </w:rPr>
              <w:t xml:space="preserve"> Total Project </w:t>
            </w:r>
            <w:r w:rsidR="005D2C20" w:rsidRPr="004E0EDC">
              <w:rPr>
                <w:rFonts w:ascii="Gill Sans MT" w:eastAsia="Arial Narrow" w:hAnsi="Gill Sans MT" w:cs="Arial Narrow"/>
                <w:color w:val="000000"/>
                <w:sz w:val="24"/>
                <w:szCs w:val="24"/>
              </w:rPr>
              <w:t>Quarter</w:t>
            </w:r>
            <w:r w:rsidRPr="004E0EDC">
              <w:rPr>
                <w:rFonts w:ascii="Gill Sans MT" w:eastAsia="Arial Narrow" w:hAnsi="Gill Sans MT" w:cs="Arial Narrow"/>
                <w:color w:val="000000"/>
                <w:sz w:val="24"/>
                <w:szCs w:val="24"/>
              </w:rPr>
              <w:t xml:space="preserve"> Budget</w:t>
            </w:r>
          </w:p>
        </w:tc>
        <w:tc>
          <w:tcPr>
            <w:tcW w:w="250" w:type="dxa"/>
            <w:tcBorders>
              <w:top w:val="single" w:sz="4" w:space="0" w:color="000000"/>
              <w:left w:val="nil"/>
              <w:bottom w:val="nil"/>
              <w:right w:val="nil"/>
            </w:tcBorders>
            <w:vAlign w:val="bottom"/>
          </w:tcPr>
          <w:p w14:paraId="67C6FC31" w14:textId="77777777" w:rsidR="000B1C15" w:rsidRPr="004E0EDC" w:rsidRDefault="000B1C15">
            <w:pPr>
              <w:rPr>
                <w:rFonts w:ascii="Gill Sans MT" w:eastAsia="Arial Narrow" w:hAnsi="Gill Sans MT" w:cs="Arial Narrow"/>
                <w:color w:val="000000"/>
                <w:sz w:val="24"/>
                <w:szCs w:val="24"/>
              </w:rPr>
            </w:pPr>
          </w:p>
        </w:tc>
        <w:tc>
          <w:tcPr>
            <w:tcW w:w="250" w:type="dxa"/>
            <w:tcBorders>
              <w:top w:val="single" w:sz="4" w:space="0" w:color="000000"/>
              <w:left w:val="nil"/>
              <w:bottom w:val="nil"/>
              <w:right w:val="nil"/>
            </w:tcBorders>
            <w:vAlign w:val="bottom"/>
          </w:tcPr>
          <w:p w14:paraId="57C5D098" w14:textId="77777777" w:rsidR="000B1C15" w:rsidRPr="004E0EDC" w:rsidRDefault="000B1C15">
            <w:pPr>
              <w:rPr>
                <w:rFonts w:ascii="Gill Sans MT" w:eastAsia="Arial Narrow" w:hAnsi="Gill Sans MT" w:cs="Arial Narrow"/>
                <w:sz w:val="24"/>
                <w:szCs w:val="24"/>
              </w:rPr>
            </w:pPr>
          </w:p>
        </w:tc>
        <w:tc>
          <w:tcPr>
            <w:tcW w:w="2674" w:type="dxa"/>
            <w:tcBorders>
              <w:top w:val="single" w:sz="4" w:space="0" w:color="000000"/>
              <w:left w:val="single" w:sz="4" w:space="0" w:color="000000"/>
              <w:bottom w:val="single" w:sz="4" w:space="0" w:color="000000"/>
              <w:right w:val="single" w:sz="4" w:space="0" w:color="000000"/>
            </w:tcBorders>
          </w:tcPr>
          <w:p w14:paraId="5AE04D87" w14:textId="77777777" w:rsidR="000B1C15" w:rsidRPr="004E0EDC" w:rsidRDefault="000B1C15">
            <w:pPr>
              <w:jc w:val="right"/>
              <w:rPr>
                <w:rFonts w:ascii="Gill Sans MT" w:eastAsia="Arial Narrow" w:hAnsi="Gill Sans MT" w:cs="Arial Narrow"/>
                <w:color w:val="000000"/>
                <w:sz w:val="24"/>
                <w:szCs w:val="24"/>
              </w:rPr>
            </w:pPr>
          </w:p>
        </w:tc>
        <w:tc>
          <w:tcPr>
            <w:tcW w:w="3963" w:type="dxa"/>
            <w:gridSpan w:val="2"/>
            <w:tcBorders>
              <w:top w:val="single" w:sz="4" w:space="0" w:color="000000"/>
              <w:left w:val="single" w:sz="4" w:space="0" w:color="000000"/>
              <w:bottom w:val="single" w:sz="4" w:space="0" w:color="000000"/>
              <w:right w:val="single" w:sz="4" w:space="0" w:color="000000"/>
            </w:tcBorders>
            <w:vAlign w:val="bottom"/>
          </w:tcPr>
          <w:p w14:paraId="6A0B2CFA" w14:textId="77777777" w:rsidR="000B1C15" w:rsidRPr="004E0EDC" w:rsidRDefault="000B1C15">
            <w:pPr>
              <w:jc w:val="right"/>
              <w:rPr>
                <w:rFonts w:ascii="Gill Sans MT" w:eastAsia="Arial Narrow" w:hAnsi="Gill Sans MT" w:cs="Arial Narrow"/>
                <w:color w:val="000000"/>
                <w:sz w:val="24"/>
                <w:szCs w:val="24"/>
              </w:rPr>
            </w:pPr>
          </w:p>
        </w:tc>
      </w:tr>
      <w:tr w:rsidR="000B1C15" w:rsidRPr="004E0EDC" w14:paraId="241735D1" w14:textId="77777777" w:rsidTr="00516132">
        <w:trPr>
          <w:trHeight w:val="316"/>
        </w:trPr>
        <w:tc>
          <w:tcPr>
            <w:tcW w:w="3494" w:type="dxa"/>
            <w:gridSpan w:val="3"/>
            <w:tcBorders>
              <w:top w:val="nil"/>
              <w:left w:val="single" w:sz="4" w:space="0" w:color="000000"/>
              <w:bottom w:val="nil"/>
              <w:right w:val="nil"/>
            </w:tcBorders>
            <w:vAlign w:val="bottom"/>
          </w:tcPr>
          <w:p w14:paraId="4B85F5F2" w14:textId="77777777" w:rsidR="000B1C15" w:rsidRPr="004E0EDC" w:rsidRDefault="000B1C15">
            <w:pPr>
              <w:rPr>
                <w:rFonts w:ascii="Gill Sans MT" w:eastAsia="Arial Narrow" w:hAnsi="Gill Sans MT" w:cs="Arial Narrow"/>
                <w:color w:val="000000"/>
                <w:sz w:val="24"/>
                <w:szCs w:val="24"/>
              </w:rPr>
            </w:pPr>
          </w:p>
        </w:tc>
        <w:tc>
          <w:tcPr>
            <w:tcW w:w="250" w:type="dxa"/>
            <w:tcBorders>
              <w:top w:val="nil"/>
              <w:left w:val="nil"/>
              <w:bottom w:val="nil"/>
              <w:right w:val="nil"/>
            </w:tcBorders>
            <w:vAlign w:val="bottom"/>
          </w:tcPr>
          <w:p w14:paraId="6D391529" w14:textId="77777777" w:rsidR="000B1C15" w:rsidRPr="004E0EDC" w:rsidRDefault="000B1C15">
            <w:pPr>
              <w:rPr>
                <w:rFonts w:ascii="Gill Sans MT" w:eastAsia="Arial Narrow" w:hAnsi="Gill Sans MT" w:cs="Arial Narrow"/>
                <w:color w:val="000000"/>
                <w:sz w:val="24"/>
                <w:szCs w:val="24"/>
              </w:rPr>
            </w:pPr>
          </w:p>
        </w:tc>
        <w:tc>
          <w:tcPr>
            <w:tcW w:w="250" w:type="dxa"/>
            <w:tcBorders>
              <w:top w:val="nil"/>
              <w:left w:val="nil"/>
              <w:bottom w:val="nil"/>
            </w:tcBorders>
            <w:vAlign w:val="bottom"/>
          </w:tcPr>
          <w:p w14:paraId="41EDB457" w14:textId="77777777" w:rsidR="000B1C15" w:rsidRPr="004E0EDC" w:rsidRDefault="000B1C15">
            <w:pPr>
              <w:rPr>
                <w:rFonts w:ascii="Gill Sans MT" w:eastAsia="Arial Narrow" w:hAnsi="Gill Sans MT" w:cs="Arial Narrow"/>
                <w:sz w:val="24"/>
                <w:szCs w:val="24"/>
              </w:rPr>
            </w:pPr>
          </w:p>
        </w:tc>
        <w:tc>
          <w:tcPr>
            <w:tcW w:w="2674" w:type="dxa"/>
            <w:tcBorders>
              <w:top w:val="single" w:sz="4" w:space="0" w:color="000000"/>
              <w:bottom w:val="single" w:sz="4" w:space="0" w:color="000000"/>
            </w:tcBorders>
          </w:tcPr>
          <w:p w14:paraId="572C3D8E" w14:textId="77777777" w:rsidR="000B1C15" w:rsidRPr="004E0EDC" w:rsidRDefault="000B1C15">
            <w:pPr>
              <w:rPr>
                <w:rFonts w:ascii="Gill Sans MT" w:eastAsia="Arial Narrow" w:hAnsi="Gill Sans MT" w:cs="Arial Narrow"/>
                <w:color w:val="000000"/>
                <w:sz w:val="24"/>
                <w:szCs w:val="24"/>
              </w:rPr>
            </w:pPr>
          </w:p>
        </w:tc>
        <w:tc>
          <w:tcPr>
            <w:tcW w:w="3963" w:type="dxa"/>
            <w:gridSpan w:val="2"/>
            <w:tcBorders>
              <w:top w:val="single" w:sz="4" w:space="0" w:color="000000"/>
              <w:bottom w:val="single" w:sz="4" w:space="0" w:color="000000"/>
              <w:right w:val="single" w:sz="4" w:space="0" w:color="000000"/>
            </w:tcBorders>
            <w:vAlign w:val="bottom"/>
          </w:tcPr>
          <w:p w14:paraId="57424328" w14:textId="77777777" w:rsidR="000B1C15" w:rsidRPr="004E0EDC" w:rsidRDefault="000B1C15">
            <w:pPr>
              <w:rPr>
                <w:rFonts w:ascii="Gill Sans MT" w:eastAsia="Arial Narrow" w:hAnsi="Gill Sans MT" w:cs="Arial Narrow"/>
                <w:color w:val="000000"/>
                <w:sz w:val="24"/>
                <w:szCs w:val="24"/>
              </w:rPr>
            </w:pPr>
          </w:p>
        </w:tc>
      </w:tr>
      <w:tr w:rsidR="000B1C15" w:rsidRPr="004E0EDC" w14:paraId="31E765CF" w14:textId="77777777" w:rsidTr="00516132">
        <w:trPr>
          <w:trHeight w:val="316"/>
        </w:trPr>
        <w:tc>
          <w:tcPr>
            <w:tcW w:w="3494" w:type="dxa"/>
            <w:gridSpan w:val="3"/>
            <w:tcBorders>
              <w:top w:val="nil"/>
              <w:left w:val="single" w:sz="4" w:space="0" w:color="000000"/>
              <w:bottom w:val="nil"/>
              <w:right w:val="nil"/>
            </w:tcBorders>
            <w:vAlign w:val="bottom"/>
          </w:tcPr>
          <w:p w14:paraId="29785610" w14:textId="77777777" w:rsidR="000B1C15" w:rsidRPr="004E0EDC" w:rsidRDefault="005D2C20">
            <w:pPr>
              <w:rPr>
                <w:rFonts w:ascii="Gill Sans MT" w:eastAsia="Arial Narrow" w:hAnsi="Gill Sans MT" w:cs="Arial Narrow"/>
                <w:color w:val="000000"/>
                <w:sz w:val="24"/>
                <w:szCs w:val="24"/>
              </w:rPr>
            </w:pPr>
            <w:r w:rsidRPr="004E0EDC">
              <w:rPr>
                <w:rFonts w:ascii="Gill Sans MT" w:eastAsia="Arial Narrow" w:hAnsi="Gill Sans MT" w:cs="Arial Narrow"/>
                <w:b/>
                <w:color w:val="000000"/>
                <w:sz w:val="24"/>
                <w:szCs w:val="24"/>
              </w:rPr>
              <w:t>b</w:t>
            </w:r>
            <w:r w:rsidR="00D857CE" w:rsidRPr="004E0EDC">
              <w:rPr>
                <w:rFonts w:ascii="Gill Sans MT" w:eastAsia="Arial Narrow" w:hAnsi="Gill Sans MT" w:cs="Arial Narrow"/>
                <w:color w:val="000000"/>
                <w:sz w:val="24"/>
                <w:szCs w:val="24"/>
              </w:rPr>
              <w:t>. Total Expenditure incurred during the month</w:t>
            </w:r>
          </w:p>
        </w:tc>
        <w:tc>
          <w:tcPr>
            <w:tcW w:w="250" w:type="dxa"/>
            <w:tcBorders>
              <w:top w:val="nil"/>
              <w:left w:val="nil"/>
              <w:bottom w:val="nil"/>
              <w:right w:val="nil"/>
            </w:tcBorders>
            <w:vAlign w:val="bottom"/>
          </w:tcPr>
          <w:p w14:paraId="088A7410" w14:textId="77777777" w:rsidR="000B1C15" w:rsidRPr="004E0EDC" w:rsidRDefault="000B1C15">
            <w:pPr>
              <w:rPr>
                <w:rFonts w:ascii="Gill Sans MT" w:eastAsia="Arial Narrow" w:hAnsi="Gill Sans MT" w:cs="Arial Narrow"/>
                <w:color w:val="000000"/>
                <w:sz w:val="24"/>
                <w:szCs w:val="24"/>
              </w:rPr>
            </w:pPr>
          </w:p>
        </w:tc>
        <w:tc>
          <w:tcPr>
            <w:tcW w:w="250" w:type="dxa"/>
            <w:tcBorders>
              <w:top w:val="nil"/>
              <w:left w:val="nil"/>
              <w:bottom w:val="nil"/>
              <w:right w:val="nil"/>
            </w:tcBorders>
            <w:vAlign w:val="bottom"/>
          </w:tcPr>
          <w:p w14:paraId="429351E5" w14:textId="77777777" w:rsidR="000B1C15" w:rsidRPr="004E0EDC" w:rsidRDefault="000B1C15">
            <w:pPr>
              <w:rPr>
                <w:rFonts w:ascii="Gill Sans MT" w:eastAsia="Arial Narrow" w:hAnsi="Gill Sans MT" w:cs="Arial Narrow"/>
                <w:sz w:val="24"/>
                <w:szCs w:val="24"/>
              </w:rPr>
            </w:pPr>
          </w:p>
        </w:tc>
        <w:tc>
          <w:tcPr>
            <w:tcW w:w="2674" w:type="dxa"/>
            <w:tcBorders>
              <w:top w:val="single" w:sz="4" w:space="0" w:color="000000"/>
              <w:left w:val="single" w:sz="4" w:space="0" w:color="000000"/>
              <w:bottom w:val="single" w:sz="4" w:space="0" w:color="000000"/>
              <w:right w:val="single" w:sz="4" w:space="0" w:color="000000"/>
            </w:tcBorders>
          </w:tcPr>
          <w:p w14:paraId="28B98DFE" w14:textId="77777777" w:rsidR="000B1C15" w:rsidRPr="004E0EDC" w:rsidRDefault="000B1C15">
            <w:pPr>
              <w:jc w:val="right"/>
              <w:rPr>
                <w:rFonts w:ascii="Gill Sans MT" w:eastAsia="Arial Narrow" w:hAnsi="Gill Sans MT" w:cs="Arial Narrow"/>
                <w:color w:val="000000"/>
                <w:sz w:val="24"/>
                <w:szCs w:val="24"/>
              </w:rPr>
            </w:pPr>
          </w:p>
        </w:tc>
        <w:tc>
          <w:tcPr>
            <w:tcW w:w="3963" w:type="dxa"/>
            <w:gridSpan w:val="2"/>
            <w:tcBorders>
              <w:top w:val="single" w:sz="4" w:space="0" w:color="000000"/>
              <w:left w:val="single" w:sz="4" w:space="0" w:color="000000"/>
              <w:bottom w:val="single" w:sz="4" w:space="0" w:color="000000"/>
              <w:right w:val="single" w:sz="4" w:space="0" w:color="000000"/>
            </w:tcBorders>
            <w:vAlign w:val="bottom"/>
          </w:tcPr>
          <w:p w14:paraId="71890DE8" w14:textId="77777777" w:rsidR="000B1C15" w:rsidRPr="004E0EDC" w:rsidRDefault="000B1C15">
            <w:pPr>
              <w:jc w:val="right"/>
              <w:rPr>
                <w:rFonts w:ascii="Gill Sans MT" w:eastAsia="Arial Narrow" w:hAnsi="Gill Sans MT" w:cs="Arial Narrow"/>
                <w:color w:val="000000"/>
                <w:sz w:val="24"/>
                <w:szCs w:val="24"/>
              </w:rPr>
            </w:pPr>
          </w:p>
        </w:tc>
      </w:tr>
      <w:tr w:rsidR="000B1C15" w:rsidRPr="004E0EDC" w14:paraId="4D986D71" w14:textId="77777777" w:rsidTr="00516132">
        <w:trPr>
          <w:trHeight w:val="316"/>
        </w:trPr>
        <w:tc>
          <w:tcPr>
            <w:tcW w:w="1617" w:type="dxa"/>
            <w:tcBorders>
              <w:top w:val="single" w:sz="4" w:space="0" w:color="000000"/>
              <w:left w:val="nil"/>
              <w:bottom w:val="nil"/>
              <w:right w:val="nil"/>
            </w:tcBorders>
            <w:vAlign w:val="bottom"/>
          </w:tcPr>
          <w:p w14:paraId="153978AA" w14:textId="77777777" w:rsidR="000B1C15" w:rsidRPr="004E0EDC" w:rsidRDefault="000B1C15">
            <w:pPr>
              <w:rPr>
                <w:rFonts w:ascii="Gill Sans MT" w:eastAsia="Arial Narrow" w:hAnsi="Gill Sans MT" w:cs="Arial Narrow"/>
                <w:sz w:val="24"/>
                <w:szCs w:val="24"/>
              </w:rPr>
            </w:pPr>
          </w:p>
        </w:tc>
        <w:tc>
          <w:tcPr>
            <w:tcW w:w="1618" w:type="dxa"/>
            <w:tcBorders>
              <w:top w:val="single" w:sz="4" w:space="0" w:color="000000"/>
              <w:left w:val="nil"/>
              <w:bottom w:val="nil"/>
              <w:right w:val="nil"/>
            </w:tcBorders>
            <w:vAlign w:val="bottom"/>
          </w:tcPr>
          <w:p w14:paraId="58D6C9A7" w14:textId="77777777" w:rsidR="000B1C15" w:rsidRPr="004E0EDC" w:rsidRDefault="000B1C15">
            <w:pPr>
              <w:rPr>
                <w:rFonts w:ascii="Gill Sans MT" w:eastAsia="Arial Narrow" w:hAnsi="Gill Sans MT" w:cs="Arial Narrow"/>
                <w:sz w:val="24"/>
                <w:szCs w:val="24"/>
              </w:rPr>
            </w:pPr>
          </w:p>
        </w:tc>
        <w:tc>
          <w:tcPr>
            <w:tcW w:w="259" w:type="dxa"/>
            <w:tcBorders>
              <w:top w:val="single" w:sz="4" w:space="0" w:color="000000"/>
              <w:left w:val="nil"/>
              <w:bottom w:val="nil"/>
              <w:right w:val="nil"/>
            </w:tcBorders>
            <w:vAlign w:val="bottom"/>
          </w:tcPr>
          <w:p w14:paraId="4302F8D7" w14:textId="77777777" w:rsidR="000B1C15" w:rsidRPr="004E0EDC" w:rsidRDefault="000B1C15">
            <w:pPr>
              <w:rPr>
                <w:rFonts w:ascii="Gill Sans MT" w:eastAsia="Arial Narrow" w:hAnsi="Gill Sans MT" w:cs="Arial Narrow"/>
                <w:sz w:val="24"/>
                <w:szCs w:val="24"/>
              </w:rPr>
            </w:pPr>
          </w:p>
        </w:tc>
        <w:tc>
          <w:tcPr>
            <w:tcW w:w="250" w:type="dxa"/>
            <w:tcBorders>
              <w:top w:val="single" w:sz="4" w:space="0" w:color="000000"/>
              <w:left w:val="nil"/>
              <w:bottom w:val="nil"/>
              <w:right w:val="nil"/>
            </w:tcBorders>
            <w:vAlign w:val="bottom"/>
          </w:tcPr>
          <w:p w14:paraId="64111C88" w14:textId="77777777" w:rsidR="000B1C15" w:rsidRPr="004E0EDC" w:rsidRDefault="000B1C15">
            <w:pPr>
              <w:rPr>
                <w:rFonts w:ascii="Gill Sans MT" w:eastAsia="Arial Narrow" w:hAnsi="Gill Sans MT" w:cs="Arial Narrow"/>
                <w:sz w:val="24"/>
                <w:szCs w:val="24"/>
              </w:rPr>
            </w:pPr>
          </w:p>
        </w:tc>
        <w:tc>
          <w:tcPr>
            <w:tcW w:w="250" w:type="dxa"/>
            <w:tcBorders>
              <w:top w:val="single" w:sz="4" w:space="0" w:color="000000"/>
              <w:left w:val="nil"/>
              <w:bottom w:val="nil"/>
              <w:right w:val="nil"/>
            </w:tcBorders>
            <w:vAlign w:val="bottom"/>
          </w:tcPr>
          <w:p w14:paraId="7F8071BB" w14:textId="77777777" w:rsidR="000B1C15" w:rsidRPr="004E0EDC" w:rsidRDefault="000B1C15">
            <w:pPr>
              <w:rPr>
                <w:rFonts w:ascii="Gill Sans MT" w:eastAsia="Arial Narrow" w:hAnsi="Gill Sans MT" w:cs="Arial Narrow"/>
                <w:sz w:val="24"/>
                <w:szCs w:val="24"/>
              </w:rPr>
            </w:pPr>
          </w:p>
        </w:tc>
        <w:tc>
          <w:tcPr>
            <w:tcW w:w="2674" w:type="dxa"/>
            <w:tcBorders>
              <w:top w:val="single" w:sz="4" w:space="0" w:color="000000"/>
              <w:left w:val="nil"/>
              <w:bottom w:val="nil"/>
              <w:right w:val="nil"/>
            </w:tcBorders>
          </w:tcPr>
          <w:p w14:paraId="7D981B73" w14:textId="77777777" w:rsidR="000B1C15" w:rsidRPr="004E0EDC" w:rsidRDefault="000B1C15">
            <w:pPr>
              <w:rPr>
                <w:rFonts w:ascii="Gill Sans MT" w:eastAsia="Arial Narrow" w:hAnsi="Gill Sans MT" w:cs="Arial Narrow"/>
                <w:sz w:val="24"/>
                <w:szCs w:val="24"/>
              </w:rPr>
            </w:pPr>
          </w:p>
        </w:tc>
        <w:tc>
          <w:tcPr>
            <w:tcW w:w="673" w:type="dxa"/>
            <w:tcBorders>
              <w:top w:val="single" w:sz="4" w:space="0" w:color="000000"/>
              <w:left w:val="nil"/>
              <w:bottom w:val="nil"/>
              <w:right w:val="nil"/>
            </w:tcBorders>
            <w:vAlign w:val="bottom"/>
          </w:tcPr>
          <w:p w14:paraId="4F62092E" w14:textId="77777777" w:rsidR="000B1C15" w:rsidRPr="004E0EDC" w:rsidRDefault="000B1C15">
            <w:pPr>
              <w:rPr>
                <w:rFonts w:ascii="Gill Sans MT" w:eastAsia="Arial Narrow" w:hAnsi="Gill Sans MT" w:cs="Arial Narrow"/>
                <w:sz w:val="24"/>
                <w:szCs w:val="24"/>
              </w:rPr>
            </w:pPr>
          </w:p>
        </w:tc>
        <w:tc>
          <w:tcPr>
            <w:tcW w:w="3290" w:type="dxa"/>
            <w:tcBorders>
              <w:top w:val="single" w:sz="4" w:space="0" w:color="000000"/>
              <w:left w:val="nil"/>
              <w:bottom w:val="nil"/>
              <w:right w:val="nil"/>
            </w:tcBorders>
            <w:vAlign w:val="bottom"/>
          </w:tcPr>
          <w:p w14:paraId="7F071408" w14:textId="77777777" w:rsidR="000B1C15" w:rsidRPr="004E0EDC" w:rsidRDefault="000B1C15">
            <w:pPr>
              <w:rPr>
                <w:rFonts w:ascii="Gill Sans MT" w:eastAsia="Arial Narrow" w:hAnsi="Gill Sans MT" w:cs="Arial Narrow"/>
                <w:sz w:val="24"/>
                <w:szCs w:val="24"/>
              </w:rPr>
            </w:pPr>
          </w:p>
        </w:tc>
      </w:tr>
    </w:tbl>
    <w:p w14:paraId="6BAB6FAD" w14:textId="77777777" w:rsidR="00FE2C4B" w:rsidRDefault="00FE2C4B">
      <w:pPr>
        <w:rPr>
          <w:rFonts w:ascii="Gill Sans MT" w:hAnsi="Gill Sans MT"/>
          <w:b/>
          <w:bCs/>
          <w:sz w:val="24"/>
          <w:szCs w:val="24"/>
        </w:rPr>
      </w:pPr>
    </w:p>
    <w:p w14:paraId="2AE821B5" w14:textId="77777777" w:rsidR="00957FEF" w:rsidRDefault="00957FEF">
      <w:pPr>
        <w:rPr>
          <w:rFonts w:ascii="Gill Sans MT" w:hAnsi="Gill Sans MT"/>
          <w:b/>
          <w:bCs/>
          <w:sz w:val="24"/>
          <w:szCs w:val="24"/>
        </w:rPr>
      </w:pPr>
    </w:p>
    <w:p w14:paraId="2661D8EC" w14:textId="77777777" w:rsidR="00957FEF" w:rsidRDefault="00957FEF">
      <w:pPr>
        <w:rPr>
          <w:rFonts w:ascii="Gill Sans MT" w:hAnsi="Gill Sans MT"/>
          <w:b/>
          <w:bCs/>
          <w:sz w:val="24"/>
          <w:szCs w:val="24"/>
        </w:rPr>
      </w:pPr>
    </w:p>
    <w:p w14:paraId="12CBAA1B" w14:textId="77777777" w:rsidR="00957FEF" w:rsidRDefault="00957FEF">
      <w:pPr>
        <w:rPr>
          <w:rFonts w:ascii="Gill Sans MT" w:hAnsi="Gill Sans MT"/>
          <w:b/>
          <w:bCs/>
          <w:sz w:val="24"/>
          <w:szCs w:val="24"/>
        </w:rPr>
      </w:pPr>
    </w:p>
    <w:p w14:paraId="2A499584" w14:textId="77777777" w:rsidR="00957FEF" w:rsidRDefault="00957FEF">
      <w:pPr>
        <w:rPr>
          <w:rFonts w:ascii="Gill Sans MT" w:hAnsi="Gill Sans MT"/>
          <w:b/>
          <w:bCs/>
          <w:sz w:val="24"/>
          <w:szCs w:val="24"/>
        </w:rPr>
      </w:pPr>
    </w:p>
    <w:p w14:paraId="63F9BC46" w14:textId="77777777" w:rsidR="00957FEF" w:rsidRDefault="00957FEF">
      <w:pPr>
        <w:rPr>
          <w:rFonts w:ascii="Gill Sans MT" w:hAnsi="Gill Sans MT"/>
          <w:b/>
          <w:bCs/>
          <w:sz w:val="24"/>
          <w:szCs w:val="24"/>
        </w:rPr>
      </w:pPr>
    </w:p>
    <w:p w14:paraId="7EB8A2AA" w14:textId="77777777" w:rsidR="00957FEF" w:rsidRDefault="00957FEF">
      <w:pPr>
        <w:rPr>
          <w:rFonts w:ascii="Gill Sans MT" w:hAnsi="Gill Sans MT"/>
          <w:b/>
          <w:bCs/>
          <w:sz w:val="24"/>
          <w:szCs w:val="24"/>
        </w:rPr>
      </w:pPr>
    </w:p>
    <w:p w14:paraId="0C4560C7" w14:textId="77777777" w:rsidR="00957FEF" w:rsidRDefault="00957FEF">
      <w:pPr>
        <w:rPr>
          <w:rFonts w:ascii="Gill Sans MT" w:hAnsi="Gill Sans MT"/>
          <w:b/>
          <w:bCs/>
          <w:sz w:val="24"/>
          <w:szCs w:val="24"/>
        </w:rPr>
      </w:pPr>
    </w:p>
    <w:p w14:paraId="5C9E6013" w14:textId="77777777" w:rsidR="00957FEF" w:rsidRDefault="00957FEF">
      <w:pPr>
        <w:rPr>
          <w:rFonts w:ascii="Gill Sans MT" w:hAnsi="Gill Sans MT"/>
          <w:b/>
          <w:bCs/>
          <w:sz w:val="24"/>
          <w:szCs w:val="24"/>
        </w:rPr>
      </w:pPr>
    </w:p>
    <w:p w14:paraId="42D89211" w14:textId="77777777" w:rsidR="00957FEF" w:rsidRDefault="00957FEF">
      <w:pPr>
        <w:rPr>
          <w:rFonts w:ascii="Gill Sans MT" w:hAnsi="Gill Sans MT"/>
          <w:b/>
          <w:bCs/>
          <w:sz w:val="24"/>
          <w:szCs w:val="24"/>
        </w:rPr>
      </w:pPr>
    </w:p>
    <w:p w14:paraId="096875DD" w14:textId="77777777" w:rsidR="00957FEF" w:rsidRDefault="00957FEF">
      <w:pPr>
        <w:rPr>
          <w:rFonts w:ascii="Gill Sans MT" w:hAnsi="Gill Sans MT"/>
          <w:b/>
          <w:bCs/>
          <w:sz w:val="24"/>
          <w:szCs w:val="24"/>
        </w:rPr>
      </w:pPr>
    </w:p>
    <w:p w14:paraId="077E510B" w14:textId="77777777" w:rsidR="00957FEF" w:rsidRDefault="00957FEF">
      <w:pPr>
        <w:rPr>
          <w:rFonts w:ascii="Gill Sans MT" w:hAnsi="Gill Sans MT"/>
          <w:b/>
          <w:bCs/>
          <w:sz w:val="24"/>
          <w:szCs w:val="24"/>
        </w:rPr>
      </w:pPr>
    </w:p>
    <w:p w14:paraId="13F7B77D" w14:textId="77777777" w:rsidR="00957FEF" w:rsidRDefault="00957FEF">
      <w:pPr>
        <w:rPr>
          <w:rFonts w:ascii="Gill Sans MT" w:hAnsi="Gill Sans MT"/>
          <w:b/>
          <w:bCs/>
          <w:sz w:val="24"/>
          <w:szCs w:val="24"/>
        </w:rPr>
      </w:pPr>
    </w:p>
    <w:p w14:paraId="2146FB7F" w14:textId="77777777" w:rsidR="00957FEF" w:rsidRDefault="00957FEF">
      <w:pPr>
        <w:rPr>
          <w:rFonts w:ascii="Gill Sans MT" w:hAnsi="Gill Sans MT"/>
          <w:b/>
          <w:bCs/>
          <w:sz w:val="24"/>
          <w:szCs w:val="24"/>
        </w:rPr>
      </w:pPr>
    </w:p>
    <w:p w14:paraId="3B2AFCBF" w14:textId="77777777" w:rsidR="00957FEF" w:rsidRDefault="00957FEF">
      <w:pPr>
        <w:rPr>
          <w:rFonts w:ascii="Gill Sans MT" w:hAnsi="Gill Sans MT"/>
          <w:b/>
          <w:bCs/>
          <w:sz w:val="24"/>
          <w:szCs w:val="24"/>
        </w:rPr>
      </w:pPr>
    </w:p>
    <w:p w14:paraId="7B2EFB68" w14:textId="77777777" w:rsidR="00615A08" w:rsidRDefault="00615A08">
      <w:pPr>
        <w:rPr>
          <w:rFonts w:ascii="Gill Sans MT" w:hAnsi="Gill Sans MT"/>
          <w:b/>
          <w:bCs/>
          <w:sz w:val="24"/>
          <w:szCs w:val="24"/>
        </w:rPr>
      </w:pPr>
    </w:p>
    <w:p w14:paraId="546FC4AF" w14:textId="77777777" w:rsidR="00615A08" w:rsidRDefault="00615A08">
      <w:pPr>
        <w:rPr>
          <w:rFonts w:ascii="Gill Sans MT" w:hAnsi="Gill Sans MT"/>
          <w:b/>
          <w:bCs/>
          <w:sz w:val="24"/>
          <w:szCs w:val="24"/>
        </w:rPr>
      </w:pPr>
    </w:p>
    <w:p w14:paraId="5ED949CF" w14:textId="77777777" w:rsidR="007B5D3B" w:rsidRDefault="007B5D3B">
      <w:pPr>
        <w:rPr>
          <w:rFonts w:ascii="Gill Sans MT" w:hAnsi="Gill Sans MT"/>
          <w:b/>
          <w:bCs/>
          <w:sz w:val="24"/>
          <w:szCs w:val="24"/>
        </w:rPr>
      </w:pPr>
    </w:p>
    <w:p w14:paraId="50F17B0A" w14:textId="77777777" w:rsidR="007B5D3B" w:rsidRDefault="007B5D3B">
      <w:pPr>
        <w:rPr>
          <w:rFonts w:ascii="Gill Sans MT" w:hAnsi="Gill Sans MT"/>
          <w:b/>
          <w:bCs/>
          <w:sz w:val="24"/>
          <w:szCs w:val="24"/>
        </w:rPr>
      </w:pPr>
    </w:p>
    <w:p w14:paraId="5B0A1D9A" w14:textId="77777777" w:rsidR="00957FEF" w:rsidRDefault="00957FEF">
      <w:pPr>
        <w:rPr>
          <w:rFonts w:ascii="Gill Sans MT" w:hAnsi="Gill Sans MT"/>
          <w:b/>
          <w:bCs/>
          <w:sz w:val="24"/>
          <w:szCs w:val="24"/>
        </w:rPr>
      </w:pPr>
    </w:p>
    <w:p w14:paraId="2E1E7729" w14:textId="77777777" w:rsidR="000B1C15" w:rsidRPr="00EF5FB5" w:rsidRDefault="003B080E">
      <w:pPr>
        <w:rPr>
          <w:rFonts w:ascii="Gill Sans MT" w:hAnsi="Gill Sans MT"/>
          <w:i/>
          <w:iCs/>
          <w:sz w:val="24"/>
          <w:szCs w:val="24"/>
        </w:rPr>
      </w:pPr>
      <w:r w:rsidRPr="00EF5FB5">
        <w:rPr>
          <w:rFonts w:ascii="Gill Sans MT" w:hAnsi="Gill Sans MT"/>
          <w:b/>
          <w:bCs/>
          <w:sz w:val="24"/>
          <w:szCs w:val="24"/>
        </w:rPr>
        <w:t xml:space="preserve">IMPACT STORIES </w:t>
      </w:r>
      <w:r w:rsidRPr="00EF5FB5">
        <w:rPr>
          <w:rFonts w:ascii="Gill Sans MT" w:hAnsi="Gill Sans MT"/>
          <w:sz w:val="24"/>
          <w:szCs w:val="24"/>
        </w:rPr>
        <w:t xml:space="preserve">– </w:t>
      </w:r>
      <w:r w:rsidRPr="00EF5FB5">
        <w:rPr>
          <w:rFonts w:ascii="Gill Sans MT" w:hAnsi="Gill Sans MT"/>
          <w:i/>
          <w:iCs/>
          <w:sz w:val="24"/>
          <w:szCs w:val="24"/>
        </w:rPr>
        <w:t xml:space="preserve">Please provide at least 2 impact stories from the young people participating in the project </w:t>
      </w:r>
      <w:r w:rsidR="00EE79A6" w:rsidRPr="00EF5FB5">
        <w:rPr>
          <w:rFonts w:ascii="Gill Sans MT" w:hAnsi="Gill Sans MT"/>
          <w:i/>
          <w:iCs/>
          <w:sz w:val="24"/>
          <w:szCs w:val="24"/>
        </w:rPr>
        <w:t>activities.</w:t>
      </w:r>
      <w:r w:rsidR="00DB1EFE" w:rsidRPr="00EF5FB5">
        <w:rPr>
          <w:rFonts w:ascii="Gill Sans MT" w:hAnsi="Gill Sans MT"/>
          <w:i/>
          <w:iCs/>
          <w:sz w:val="24"/>
          <w:szCs w:val="24"/>
        </w:rPr>
        <w:t xml:space="preserve"> Continuous updates and follow ups on the same participants should be provided on a quarterly basis. You are required to share 2 new impact stories and at the same time update the stories reported previously.</w:t>
      </w:r>
    </w:p>
    <w:p w14:paraId="61CE2E0B" w14:textId="77777777" w:rsidR="0030540A" w:rsidRPr="00FE72FE" w:rsidRDefault="00EF5FB5" w:rsidP="0030540A">
      <w:pPr>
        <w:rPr>
          <w:rFonts w:ascii="Gill Sans MT" w:hAnsi="Gill Sans MT" w:cs="Times New Roman"/>
          <w:b/>
          <w:bCs/>
          <w:i/>
          <w:iCs/>
          <w:sz w:val="24"/>
          <w:szCs w:val="24"/>
        </w:rPr>
      </w:pPr>
      <w:r w:rsidRPr="00FE72FE">
        <w:rPr>
          <w:rFonts w:ascii="Gill Sans MT" w:hAnsi="Gill Sans MT" w:cs="Times New Roman"/>
          <w:b/>
          <w:bCs/>
          <w:i/>
          <w:iCs/>
          <w:sz w:val="24"/>
          <w:szCs w:val="24"/>
        </w:rPr>
        <w:t>Diversification to attain financial independence</w:t>
      </w:r>
    </w:p>
    <w:p w14:paraId="3DC94725" w14:textId="77777777" w:rsidR="0030540A" w:rsidRPr="00510AB1" w:rsidRDefault="0030540A" w:rsidP="0030540A">
      <w:pPr>
        <w:rPr>
          <w:rFonts w:ascii="Gill Sans MT" w:hAnsi="Gill Sans MT" w:cs="Times New Roman"/>
          <w:sz w:val="24"/>
          <w:szCs w:val="24"/>
        </w:rPr>
      </w:pPr>
      <w:r w:rsidRPr="00510AB1">
        <w:rPr>
          <w:rFonts w:ascii="Gill Sans MT" w:hAnsi="Gill Sans MT" w:cs="Times New Roman"/>
          <w:sz w:val="24"/>
          <w:szCs w:val="24"/>
        </w:rPr>
        <w:t xml:space="preserve">Today, we share the story of </w:t>
      </w:r>
      <w:proofErr w:type="spellStart"/>
      <w:r w:rsidRPr="00510AB1">
        <w:rPr>
          <w:rFonts w:ascii="Gill Sans MT" w:hAnsi="Gill Sans MT" w:cs="Times New Roman"/>
          <w:sz w:val="24"/>
          <w:szCs w:val="24"/>
        </w:rPr>
        <w:t>Mwanja</w:t>
      </w:r>
      <w:proofErr w:type="spellEnd"/>
      <w:r w:rsidRPr="00510AB1">
        <w:rPr>
          <w:rFonts w:ascii="Gill Sans MT" w:hAnsi="Gill Sans MT" w:cs="Times New Roman"/>
          <w:sz w:val="24"/>
          <w:szCs w:val="24"/>
        </w:rPr>
        <w:t xml:space="preserve"> </w:t>
      </w:r>
      <w:proofErr w:type="spellStart"/>
      <w:r w:rsidRPr="00510AB1">
        <w:rPr>
          <w:rFonts w:ascii="Gill Sans MT" w:hAnsi="Gill Sans MT" w:cs="Times New Roman"/>
          <w:sz w:val="24"/>
          <w:szCs w:val="24"/>
        </w:rPr>
        <w:t>Latifu</w:t>
      </w:r>
      <w:proofErr w:type="spellEnd"/>
      <w:r w:rsidRPr="00510AB1">
        <w:rPr>
          <w:rFonts w:ascii="Gill Sans MT" w:hAnsi="Gill Sans MT" w:cs="Times New Roman"/>
          <w:sz w:val="24"/>
          <w:szCs w:val="24"/>
        </w:rPr>
        <w:t xml:space="preserve">, a participant from the </w:t>
      </w:r>
      <w:proofErr w:type="spellStart"/>
      <w:r w:rsidRPr="00510AB1">
        <w:rPr>
          <w:rFonts w:ascii="Gill Sans MT" w:hAnsi="Gill Sans MT" w:cs="Times New Roman"/>
          <w:sz w:val="24"/>
          <w:szCs w:val="24"/>
        </w:rPr>
        <w:t>Nawaninji</w:t>
      </w:r>
      <w:proofErr w:type="spellEnd"/>
      <w:r w:rsidRPr="00510AB1">
        <w:rPr>
          <w:rFonts w:ascii="Gill Sans MT" w:hAnsi="Gill Sans MT" w:cs="Times New Roman"/>
          <w:sz w:val="24"/>
          <w:szCs w:val="24"/>
        </w:rPr>
        <w:t xml:space="preserve"> Youth Development and Transport Association in </w:t>
      </w:r>
      <w:proofErr w:type="spellStart"/>
      <w:r w:rsidRPr="00510AB1">
        <w:rPr>
          <w:rFonts w:ascii="Gill Sans MT" w:hAnsi="Gill Sans MT" w:cs="Times New Roman"/>
          <w:sz w:val="24"/>
          <w:szCs w:val="24"/>
        </w:rPr>
        <w:t>Nawaninji</w:t>
      </w:r>
      <w:proofErr w:type="spellEnd"/>
      <w:r w:rsidRPr="00510AB1">
        <w:rPr>
          <w:rFonts w:ascii="Gill Sans MT" w:hAnsi="Gill Sans MT" w:cs="Times New Roman"/>
          <w:sz w:val="24"/>
          <w:szCs w:val="24"/>
        </w:rPr>
        <w:t xml:space="preserve"> Sub-county</w:t>
      </w:r>
      <w:r w:rsidR="001B3B14">
        <w:rPr>
          <w:rFonts w:ascii="Gill Sans MT" w:hAnsi="Gill Sans MT" w:cs="Times New Roman"/>
          <w:sz w:val="24"/>
          <w:szCs w:val="24"/>
        </w:rPr>
        <w:t xml:space="preserve"> Iganga district</w:t>
      </w:r>
      <w:r w:rsidRPr="00510AB1">
        <w:rPr>
          <w:rFonts w:ascii="Gill Sans MT" w:hAnsi="Gill Sans MT" w:cs="Times New Roman"/>
          <w:sz w:val="24"/>
          <w:szCs w:val="24"/>
        </w:rPr>
        <w:t xml:space="preserve">. </w:t>
      </w:r>
      <w:proofErr w:type="spellStart"/>
      <w:r w:rsidRPr="00510AB1">
        <w:rPr>
          <w:rFonts w:ascii="Gill Sans MT" w:hAnsi="Gill Sans MT" w:cs="Times New Roman"/>
          <w:sz w:val="24"/>
          <w:szCs w:val="24"/>
        </w:rPr>
        <w:t>Latifu’s</w:t>
      </w:r>
      <w:proofErr w:type="spellEnd"/>
      <w:r w:rsidRPr="00510AB1">
        <w:rPr>
          <w:rFonts w:ascii="Gill Sans MT" w:hAnsi="Gill Sans MT" w:cs="Times New Roman"/>
          <w:sz w:val="24"/>
          <w:szCs w:val="24"/>
        </w:rPr>
        <w:t xml:space="preserve"> journey began last year through horticulture production, where he cultivated tomatoes on a quarter acre of land. From this, he was able to generate enough income to fully repay the loan he had invested in farm inputs and still secure a profit of UGX 500,000.</w:t>
      </w:r>
    </w:p>
    <w:p w14:paraId="6DBB268A" w14:textId="77777777" w:rsidR="0030540A" w:rsidRPr="00510AB1" w:rsidRDefault="0030540A" w:rsidP="0030540A">
      <w:pPr>
        <w:rPr>
          <w:rFonts w:ascii="Gill Sans MT" w:hAnsi="Gill Sans MT" w:cs="Times New Roman"/>
          <w:sz w:val="24"/>
          <w:szCs w:val="24"/>
        </w:rPr>
      </w:pPr>
      <w:r w:rsidRPr="00510AB1">
        <w:rPr>
          <w:rFonts w:ascii="Gill Sans MT" w:hAnsi="Gill Sans MT" w:cs="Times New Roman"/>
          <w:sz w:val="24"/>
          <w:szCs w:val="24"/>
        </w:rPr>
        <w:t xml:space="preserve">Motivated by this success, </w:t>
      </w:r>
      <w:proofErr w:type="spellStart"/>
      <w:r w:rsidRPr="00510AB1">
        <w:rPr>
          <w:rFonts w:ascii="Gill Sans MT" w:hAnsi="Gill Sans MT" w:cs="Times New Roman"/>
          <w:sz w:val="24"/>
          <w:szCs w:val="24"/>
        </w:rPr>
        <w:t>Latifu</w:t>
      </w:r>
      <w:proofErr w:type="spellEnd"/>
      <w:r w:rsidRPr="00510AB1">
        <w:rPr>
          <w:rFonts w:ascii="Gill Sans MT" w:hAnsi="Gill Sans MT" w:cs="Times New Roman"/>
          <w:sz w:val="24"/>
          <w:szCs w:val="24"/>
        </w:rPr>
        <w:t xml:space="preserve"> </w:t>
      </w:r>
      <w:r w:rsidR="001B3B14">
        <w:rPr>
          <w:rFonts w:ascii="Gill Sans MT" w:hAnsi="Gill Sans MT" w:cs="Times New Roman"/>
          <w:sz w:val="24"/>
          <w:szCs w:val="24"/>
        </w:rPr>
        <w:t>diversified part of</w:t>
      </w:r>
      <w:r w:rsidRPr="00510AB1">
        <w:rPr>
          <w:rFonts w:ascii="Gill Sans MT" w:hAnsi="Gill Sans MT" w:cs="Times New Roman"/>
          <w:sz w:val="24"/>
          <w:szCs w:val="24"/>
        </w:rPr>
        <w:t xml:space="preserve"> his earnings into poultry farming, currently rearing 150 Sasso birds. He has ambitions to scale up his enterprise by constructing a structure that can accommodate up to 1,000 birds. With continued support from the SAYE project and the Agri-hub, he is confident in achieving this goal.</w:t>
      </w:r>
    </w:p>
    <w:p w14:paraId="3FC25CA4" w14:textId="77777777" w:rsidR="0030540A" w:rsidRPr="00510AB1" w:rsidRDefault="0030540A" w:rsidP="0030540A">
      <w:pPr>
        <w:rPr>
          <w:rFonts w:ascii="Gill Sans MT" w:hAnsi="Gill Sans MT" w:cs="Times New Roman"/>
          <w:sz w:val="24"/>
          <w:szCs w:val="24"/>
        </w:rPr>
      </w:pPr>
      <w:r w:rsidRPr="00510AB1">
        <w:rPr>
          <w:rFonts w:ascii="Gill Sans MT" w:hAnsi="Gill Sans MT" w:cs="Times New Roman"/>
          <w:sz w:val="24"/>
          <w:szCs w:val="24"/>
        </w:rPr>
        <w:t xml:space="preserve">Today, </w:t>
      </w:r>
      <w:proofErr w:type="spellStart"/>
      <w:r w:rsidRPr="00510AB1">
        <w:rPr>
          <w:rFonts w:ascii="Gill Sans MT" w:hAnsi="Gill Sans MT" w:cs="Times New Roman"/>
          <w:sz w:val="24"/>
          <w:szCs w:val="24"/>
        </w:rPr>
        <w:t>Latifu</w:t>
      </w:r>
      <w:proofErr w:type="spellEnd"/>
      <w:r w:rsidRPr="00510AB1">
        <w:rPr>
          <w:rFonts w:ascii="Gill Sans MT" w:hAnsi="Gill Sans MT" w:cs="Times New Roman"/>
          <w:sz w:val="24"/>
          <w:szCs w:val="24"/>
        </w:rPr>
        <w:t xml:space="preserve"> continues to grow his agribusiness by combining horticulture</w:t>
      </w:r>
      <w:r w:rsidR="00053FF3">
        <w:rPr>
          <w:rFonts w:ascii="Gill Sans MT" w:hAnsi="Gill Sans MT" w:cs="Times New Roman"/>
          <w:sz w:val="24"/>
          <w:szCs w:val="24"/>
        </w:rPr>
        <w:t xml:space="preserve"> where he currently has half acre garden of </w:t>
      </w:r>
      <w:r w:rsidR="00FE72FE">
        <w:rPr>
          <w:rFonts w:ascii="Gill Sans MT" w:hAnsi="Gill Sans MT" w:cs="Times New Roman"/>
          <w:sz w:val="24"/>
          <w:szCs w:val="24"/>
        </w:rPr>
        <w:t xml:space="preserve">tomatoes </w:t>
      </w:r>
      <w:r w:rsidR="00FE72FE" w:rsidRPr="00510AB1">
        <w:rPr>
          <w:rFonts w:ascii="Gill Sans MT" w:hAnsi="Gill Sans MT" w:cs="Times New Roman"/>
          <w:sz w:val="24"/>
          <w:szCs w:val="24"/>
        </w:rPr>
        <w:t>and</w:t>
      </w:r>
      <w:r w:rsidRPr="00510AB1">
        <w:rPr>
          <w:rFonts w:ascii="Gill Sans MT" w:hAnsi="Gill Sans MT" w:cs="Times New Roman"/>
          <w:sz w:val="24"/>
          <w:szCs w:val="24"/>
        </w:rPr>
        <w:t xml:space="preserve"> poultry production, demonstrating resilience, vision and the potential </w:t>
      </w:r>
      <w:r w:rsidR="00053FF3">
        <w:rPr>
          <w:rFonts w:ascii="Gill Sans MT" w:hAnsi="Gill Sans MT" w:cs="Times New Roman"/>
          <w:sz w:val="24"/>
          <w:szCs w:val="24"/>
        </w:rPr>
        <w:t xml:space="preserve">to be </w:t>
      </w:r>
      <w:r w:rsidR="00FE72FE">
        <w:rPr>
          <w:rFonts w:ascii="Gill Sans MT" w:hAnsi="Gill Sans MT" w:cs="Times New Roman"/>
          <w:sz w:val="24"/>
          <w:szCs w:val="24"/>
        </w:rPr>
        <w:t>financially independent.</w:t>
      </w:r>
    </w:p>
    <w:p w14:paraId="1E68D79F" w14:textId="77777777" w:rsidR="0030540A" w:rsidRPr="00510AB1" w:rsidRDefault="0030540A" w:rsidP="0030540A">
      <w:pPr>
        <w:rPr>
          <w:rFonts w:ascii="Gill Sans MT" w:hAnsi="Gill Sans MT" w:cs="Times New Roman"/>
          <w:sz w:val="24"/>
          <w:szCs w:val="24"/>
        </w:rPr>
      </w:pPr>
      <w:r w:rsidRPr="00510AB1">
        <w:rPr>
          <w:rFonts w:ascii="Gill Sans MT" w:hAnsi="Gill Sans MT" w:cs="Times New Roman"/>
          <w:sz w:val="24"/>
          <w:szCs w:val="24"/>
        </w:rPr>
        <w:t xml:space="preserve">  </w:t>
      </w:r>
      <w:r w:rsidRPr="00510AB1">
        <w:rPr>
          <w:rFonts w:ascii="Gill Sans MT" w:hAnsi="Gill Sans MT" w:cs="Times New Roman"/>
          <w:noProof/>
          <w:sz w:val="24"/>
          <w:szCs w:val="24"/>
        </w:rPr>
        <w:drawing>
          <wp:inline distT="0" distB="0" distL="0" distR="0" wp14:anchorId="4C158D03" wp14:editId="19F0B61D">
            <wp:extent cx="2566999" cy="3453619"/>
            <wp:effectExtent l="0" t="0" r="5080" b="0"/>
            <wp:docPr id="1748216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8057" cy="3508858"/>
                    </a:xfrm>
                    <a:prstGeom prst="rect">
                      <a:avLst/>
                    </a:prstGeom>
                    <a:noFill/>
                    <a:ln>
                      <a:noFill/>
                    </a:ln>
                  </pic:spPr>
                </pic:pic>
              </a:graphicData>
            </a:graphic>
          </wp:inline>
        </w:drawing>
      </w:r>
      <w:r w:rsidRPr="00510AB1">
        <w:rPr>
          <w:rFonts w:ascii="Gill Sans MT" w:hAnsi="Gill Sans MT" w:cs="Times New Roman"/>
          <w:sz w:val="24"/>
          <w:szCs w:val="24"/>
        </w:rPr>
        <w:t xml:space="preserve">      </w:t>
      </w:r>
      <w:r w:rsidRPr="00510AB1">
        <w:rPr>
          <w:rFonts w:ascii="Gill Sans MT" w:hAnsi="Gill Sans MT" w:cs="Times New Roman"/>
          <w:noProof/>
          <w:sz w:val="24"/>
          <w:szCs w:val="24"/>
        </w:rPr>
        <w:drawing>
          <wp:inline distT="0" distB="0" distL="0" distR="0" wp14:anchorId="438AF387" wp14:editId="44AD5118">
            <wp:extent cx="3345447" cy="3377760"/>
            <wp:effectExtent l="0" t="0" r="7620" b="0"/>
            <wp:docPr id="2011046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3405" cy="3436277"/>
                    </a:xfrm>
                    <a:prstGeom prst="rect">
                      <a:avLst/>
                    </a:prstGeom>
                    <a:noFill/>
                    <a:ln>
                      <a:noFill/>
                    </a:ln>
                  </pic:spPr>
                </pic:pic>
              </a:graphicData>
            </a:graphic>
          </wp:inline>
        </w:drawing>
      </w:r>
    </w:p>
    <w:p w14:paraId="3724B2A6" w14:textId="77777777" w:rsidR="0030540A" w:rsidRPr="00510AB1" w:rsidRDefault="0030540A" w:rsidP="0030540A">
      <w:pPr>
        <w:rPr>
          <w:rFonts w:ascii="Gill Sans MT" w:hAnsi="Gill Sans MT" w:cs="Times New Roman"/>
          <w:sz w:val="24"/>
          <w:szCs w:val="24"/>
        </w:rPr>
      </w:pPr>
      <w:r w:rsidRPr="00510AB1">
        <w:rPr>
          <w:rFonts w:ascii="Gill Sans MT" w:hAnsi="Gill Sans MT" w:cs="Times New Roman"/>
          <w:sz w:val="24"/>
          <w:szCs w:val="24"/>
        </w:rPr>
        <w:t>A photo showing Latif in his project of 150 Sasso birds</w:t>
      </w:r>
      <w:r w:rsidR="00FE72FE">
        <w:rPr>
          <w:rFonts w:ascii="Gill Sans MT" w:hAnsi="Gill Sans MT" w:cs="Times New Roman"/>
          <w:sz w:val="24"/>
          <w:szCs w:val="24"/>
        </w:rPr>
        <w:t xml:space="preserve"> in </w:t>
      </w:r>
      <w:proofErr w:type="spellStart"/>
      <w:r w:rsidR="00FE72FE">
        <w:rPr>
          <w:rFonts w:ascii="Gill Sans MT" w:hAnsi="Gill Sans MT" w:cs="Times New Roman"/>
          <w:sz w:val="24"/>
          <w:szCs w:val="24"/>
        </w:rPr>
        <w:t>Nawaninji</w:t>
      </w:r>
      <w:proofErr w:type="spellEnd"/>
      <w:r w:rsidR="00FE72FE">
        <w:rPr>
          <w:rFonts w:ascii="Gill Sans MT" w:hAnsi="Gill Sans MT" w:cs="Times New Roman"/>
          <w:sz w:val="24"/>
          <w:szCs w:val="24"/>
        </w:rPr>
        <w:t xml:space="preserve"> S/C in Iganga district</w:t>
      </w:r>
      <w:r w:rsidRPr="00510AB1">
        <w:rPr>
          <w:rFonts w:ascii="Gill Sans MT" w:hAnsi="Gill Sans MT" w:cs="Times New Roman"/>
          <w:sz w:val="24"/>
          <w:szCs w:val="24"/>
        </w:rPr>
        <w:t>.</w:t>
      </w:r>
    </w:p>
    <w:p w14:paraId="15E65383" w14:textId="77777777" w:rsidR="00422CBE" w:rsidRPr="0030540A" w:rsidRDefault="00422CBE" w:rsidP="00422CBE">
      <w:pPr>
        <w:jc w:val="both"/>
        <w:rPr>
          <w:rFonts w:ascii="Gill Sans MT" w:hAnsi="Gill Sans MT" w:cs="Times New Roman"/>
          <w:b/>
          <w:bCs/>
          <w:i/>
          <w:iCs/>
          <w:noProof/>
          <w:sz w:val="24"/>
          <w:szCs w:val="24"/>
          <w:lang w:val="en-UG"/>
        </w:rPr>
      </w:pPr>
    </w:p>
    <w:p w14:paraId="401E8DD3" w14:textId="77777777" w:rsidR="00422CBE" w:rsidRDefault="00422CBE" w:rsidP="00422CBE">
      <w:pPr>
        <w:jc w:val="both"/>
        <w:rPr>
          <w:rFonts w:ascii="Gill Sans MT" w:hAnsi="Gill Sans MT" w:cs="Times New Roman"/>
          <w:b/>
          <w:bCs/>
          <w:i/>
          <w:iCs/>
          <w:noProof/>
          <w:sz w:val="24"/>
          <w:szCs w:val="24"/>
        </w:rPr>
      </w:pPr>
    </w:p>
    <w:p w14:paraId="6F33AB32" w14:textId="77777777" w:rsidR="00422CBE" w:rsidRDefault="00422CBE" w:rsidP="00422CBE">
      <w:pPr>
        <w:jc w:val="both"/>
        <w:rPr>
          <w:rFonts w:ascii="Gill Sans MT" w:hAnsi="Gill Sans MT" w:cs="Times New Roman"/>
          <w:b/>
          <w:bCs/>
          <w:i/>
          <w:iCs/>
          <w:noProof/>
          <w:sz w:val="24"/>
          <w:szCs w:val="24"/>
        </w:rPr>
      </w:pPr>
    </w:p>
    <w:p w14:paraId="2C3B8B4F" w14:textId="77777777" w:rsidR="0030540A" w:rsidRDefault="0030540A" w:rsidP="00422CBE">
      <w:pPr>
        <w:jc w:val="both"/>
        <w:rPr>
          <w:rFonts w:ascii="Gill Sans MT" w:hAnsi="Gill Sans MT" w:cs="Times New Roman"/>
          <w:b/>
          <w:bCs/>
          <w:i/>
          <w:iCs/>
          <w:noProof/>
          <w:sz w:val="24"/>
          <w:szCs w:val="24"/>
        </w:rPr>
      </w:pPr>
    </w:p>
    <w:p w14:paraId="035C3024" w14:textId="77777777" w:rsidR="0030540A" w:rsidRDefault="0030540A" w:rsidP="00422CBE">
      <w:pPr>
        <w:jc w:val="both"/>
        <w:rPr>
          <w:rFonts w:ascii="Gill Sans MT" w:hAnsi="Gill Sans MT" w:cs="Times New Roman"/>
          <w:b/>
          <w:bCs/>
          <w:i/>
          <w:iCs/>
          <w:noProof/>
          <w:sz w:val="24"/>
          <w:szCs w:val="24"/>
        </w:rPr>
      </w:pPr>
    </w:p>
    <w:p w14:paraId="02AF91C6" w14:textId="77777777" w:rsidR="00EF5FB5" w:rsidRDefault="00EF5FB5" w:rsidP="00422CBE">
      <w:pPr>
        <w:jc w:val="both"/>
        <w:rPr>
          <w:rFonts w:ascii="Gill Sans MT" w:hAnsi="Gill Sans MT" w:cs="Times New Roman"/>
          <w:b/>
          <w:bCs/>
          <w:i/>
          <w:iCs/>
          <w:noProof/>
          <w:sz w:val="24"/>
          <w:szCs w:val="24"/>
        </w:rPr>
      </w:pPr>
    </w:p>
    <w:p w14:paraId="2478115A" w14:textId="77777777" w:rsidR="00615A08" w:rsidRPr="00422CBE" w:rsidRDefault="00422CBE" w:rsidP="00422CBE">
      <w:pPr>
        <w:jc w:val="both"/>
        <w:rPr>
          <w:rFonts w:ascii="Gill Sans MT" w:hAnsi="Gill Sans MT" w:cs="Times New Roman"/>
          <w:b/>
          <w:bCs/>
          <w:i/>
          <w:iCs/>
          <w:noProof/>
          <w:sz w:val="24"/>
          <w:szCs w:val="24"/>
        </w:rPr>
      </w:pPr>
      <w:r>
        <w:rPr>
          <w:rFonts w:ascii="Gill Sans MT" w:hAnsi="Gill Sans MT" w:cs="Times New Roman"/>
          <w:b/>
          <w:bCs/>
          <w:i/>
          <w:iCs/>
          <w:noProof/>
          <w:sz w:val="24"/>
          <w:szCs w:val="24"/>
        </w:rPr>
        <w:t xml:space="preserve">March 2026 Activity Field Photos </w:t>
      </w:r>
    </w:p>
    <w:p w14:paraId="2D3E7AEC" w14:textId="77777777" w:rsidR="00022245" w:rsidRPr="00615A08" w:rsidRDefault="00022245" w:rsidP="00615A08">
      <w:pPr>
        <w:pStyle w:val="NormalWeb"/>
        <w:jc w:val="both"/>
        <w:rPr>
          <w:rFonts w:ascii="Gill Sans MT" w:hAnsi="Gill Sans MT"/>
          <w:bCs/>
          <w:color w:val="000000"/>
        </w:rPr>
      </w:pPr>
      <w:r>
        <w:rPr>
          <w:noProof/>
        </w:rPr>
        <w:drawing>
          <wp:inline distT="0" distB="0" distL="0" distR="0" wp14:anchorId="423B2E0D" wp14:editId="36F4496A">
            <wp:extent cx="6419850" cy="3676650"/>
            <wp:effectExtent l="0" t="0" r="0" b="0"/>
            <wp:docPr id="16943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9850" cy="3676650"/>
                    </a:xfrm>
                    <a:prstGeom prst="rect">
                      <a:avLst/>
                    </a:prstGeom>
                    <a:noFill/>
                    <a:ln>
                      <a:noFill/>
                    </a:ln>
                  </pic:spPr>
                </pic:pic>
              </a:graphicData>
            </a:graphic>
          </wp:inline>
        </w:drawing>
      </w:r>
    </w:p>
    <w:p w14:paraId="50FE7651" w14:textId="77777777" w:rsidR="000A3DD5" w:rsidRDefault="000A3DD5" w:rsidP="000A3DD5">
      <w:pPr>
        <w:rPr>
          <w:rFonts w:ascii="Gill Sans MT" w:hAnsi="Gill Sans MT"/>
          <w:i/>
          <w:iCs/>
          <w:sz w:val="24"/>
          <w:szCs w:val="24"/>
        </w:rPr>
      </w:pPr>
      <w:r w:rsidRPr="000A3DD5">
        <w:rPr>
          <w:rFonts w:ascii="Gill Sans MT" w:hAnsi="Gill Sans MT"/>
          <w:i/>
          <w:iCs/>
          <w:sz w:val="24"/>
          <w:szCs w:val="24"/>
        </w:rPr>
        <w:t>The new CF</w:t>
      </w:r>
      <w:r w:rsidR="00112E7F">
        <w:rPr>
          <w:rFonts w:ascii="Gill Sans MT" w:hAnsi="Gill Sans MT"/>
          <w:i/>
          <w:iCs/>
          <w:sz w:val="24"/>
          <w:szCs w:val="24"/>
        </w:rPr>
        <w:t xml:space="preserve"> </w:t>
      </w:r>
      <w:r w:rsidRPr="000A3DD5">
        <w:rPr>
          <w:rFonts w:ascii="Gill Sans MT" w:hAnsi="Gill Sans MT"/>
          <w:i/>
          <w:iCs/>
          <w:sz w:val="24"/>
          <w:szCs w:val="24"/>
        </w:rPr>
        <w:t xml:space="preserve">Tadeo during a leadership and group dynamics training session in </w:t>
      </w:r>
      <w:proofErr w:type="spellStart"/>
      <w:r w:rsidRPr="000A3DD5">
        <w:rPr>
          <w:rFonts w:ascii="Gill Sans MT" w:hAnsi="Gill Sans MT"/>
          <w:i/>
          <w:iCs/>
          <w:sz w:val="24"/>
          <w:szCs w:val="24"/>
        </w:rPr>
        <w:t>Bukatube</w:t>
      </w:r>
      <w:proofErr w:type="spellEnd"/>
      <w:r w:rsidRPr="000A3DD5">
        <w:rPr>
          <w:rFonts w:ascii="Gill Sans MT" w:hAnsi="Gill Sans MT"/>
          <w:i/>
          <w:iCs/>
          <w:sz w:val="24"/>
          <w:szCs w:val="24"/>
        </w:rPr>
        <w:t xml:space="preserve"> S/C Mayuge district</w:t>
      </w:r>
    </w:p>
    <w:p w14:paraId="4D0DDF4F" w14:textId="77777777" w:rsidR="00112E7F" w:rsidRPr="000A3DD5" w:rsidRDefault="00112E7F" w:rsidP="000A3DD5">
      <w:pPr>
        <w:rPr>
          <w:rFonts w:ascii="Gill Sans MT" w:hAnsi="Gill Sans MT"/>
          <w:i/>
          <w:iCs/>
          <w:sz w:val="24"/>
          <w:szCs w:val="24"/>
        </w:rPr>
      </w:pPr>
      <w:r>
        <w:rPr>
          <w:noProof/>
          <w:sz w:val="24"/>
          <w:szCs w:val="24"/>
        </w:rPr>
        <w:drawing>
          <wp:inline distT="0" distB="0" distL="0" distR="0" wp14:anchorId="65480715" wp14:editId="114B89C3">
            <wp:extent cx="6369050" cy="2592070"/>
            <wp:effectExtent l="0" t="0" r="0" b="0"/>
            <wp:docPr id="44210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821" b="17076"/>
                    <a:stretch>
                      <a:fillRect/>
                    </a:stretch>
                  </pic:blipFill>
                  <pic:spPr bwMode="auto">
                    <a:xfrm>
                      <a:off x="0" y="0"/>
                      <a:ext cx="6390179" cy="2600669"/>
                    </a:xfrm>
                    <a:prstGeom prst="rect">
                      <a:avLst/>
                    </a:prstGeom>
                    <a:noFill/>
                    <a:ln>
                      <a:noFill/>
                    </a:ln>
                    <a:extLst>
                      <a:ext uri="{53640926-AAD7-44D8-BBD7-CCE9431645EC}">
                        <a14:shadowObscured xmlns:a14="http://schemas.microsoft.com/office/drawing/2010/main"/>
                      </a:ext>
                    </a:extLst>
                  </pic:spPr>
                </pic:pic>
              </a:graphicData>
            </a:graphic>
          </wp:inline>
        </w:drawing>
      </w:r>
    </w:p>
    <w:p w14:paraId="283CCA65" w14:textId="77777777" w:rsidR="003F7C65" w:rsidRPr="00151E2E" w:rsidRDefault="00112E7F" w:rsidP="00112E7F">
      <w:pPr>
        <w:pStyle w:val="NormalWeb"/>
        <w:jc w:val="both"/>
        <w:rPr>
          <w:rFonts w:ascii="Gill Sans MT" w:hAnsi="Gill Sans MT"/>
          <w:bCs/>
          <w:i/>
          <w:iCs/>
          <w:color w:val="000000"/>
          <w:sz w:val="22"/>
          <w:szCs w:val="22"/>
        </w:rPr>
      </w:pPr>
      <w:r w:rsidRPr="00151E2E">
        <w:rPr>
          <w:rFonts w:ascii="Gill Sans MT" w:hAnsi="Gill Sans MT"/>
          <w:bCs/>
          <w:i/>
          <w:iCs/>
          <w:color w:val="000000"/>
          <w:sz w:val="22"/>
          <w:szCs w:val="22"/>
        </w:rPr>
        <w:t xml:space="preserve">Tomato nursery bed at </w:t>
      </w:r>
      <w:proofErr w:type="spellStart"/>
      <w:r w:rsidRPr="00151E2E">
        <w:rPr>
          <w:rFonts w:ascii="Gill Sans MT" w:hAnsi="Gill Sans MT"/>
          <w:bCs/>
          <w:i/>
          <w:iCs/>
          <w:color w:val="000000"/>
          <w:sz w:val="22"/>
          <w:szCs w:val="22"/>
        </w:rPr>
        <w:t>Mpungwe</w:t>
      </w:r>
      <w:proofErr w:type="spellEnd"/>
      <w:r w:rsidRPr="00151E2E">
        <w:rPr>
          <w:rFonts w:ascii="Gill Sans MT" w:hAnsi="Gill Sans MT"/>
          <w:bCs/>
          <w:i/>
          <w:iCs/>
          <w:color w:val="000000"/>
          <w:sz w:val="22"/>
          <w:szCs w:val="22"/>
        </w:rPr>
        <w:t xml:space="preserve"> Block Farm in Mayuge District being hardened for transplanting. </w:t>
      </w:r>
    </w:p>
    <w:p w14:paraId="3F2D3F5C" w14:textId="77777777" w:rsidR="00003725" w:rsidRDefault="00003725" w:rsidP="008D36C3">
      <w:pPr>
        <w:jc w:val="both"/>
        <w:rPr>
          <w:rFonts w:ascii="Gill Sans MT" w:hAnsi="Gill Sans MT" w:cs="Times New Roman"/>
          <w:b/>
          <w:bCs/>
          <w:i/>
          <w:iCs/>
          <w:noProof/>
          <w:sz w:val="24"/>
          <w:szCs w:val="24"/>
        </w:rPr>
      </w:pPr>
      <w:r w:rsidRPr="007451CE">
        <w:rPr>
          <w:rFonts w:ascii="Times New Roman" w:hAnsi="Times New Roman" w:cs="Times New Roman"/>
          <w:noProof/>
        </w:rPr>
        <w:drawing>
          <wp:inline distT="0" distB="0" distL="0" distR="0" wp14:anchorId="67E63D4A" wp14:editId="33EC9204">
            <wp:extent cx="6701790" cy="4152900"/>
            <wp:effectExtent l="0" t="0" r="3810" b="0"/>
            <wp:docPr id="132260333" name="Picture 13226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18544" cy="4163282"/>
                    </a:xfrm>
                    <a:prstGeom prst="rect">
                      <a:avLst/>
                    </a:prstGeom>
                    <a:noFill/>
                    <a:ln>
                      <a:noFill/>
                    </a:ln>
                  </pic:spPr>
                </pic:pic>
              </a:graphicData>
            </a:graphic>
          </wp:inline>
        </w:drawing>
      </w:r>
    </w:p>
    <w:p w14:paraId="45E48EE1" w14:textId="77777777" w:rsidR="00AA42BC" w:rsidRPr="00151E2E" w:rsidRDefault="00AA42BC" w:rsidP="00AA42BC">
      <w:pPr>
        <w:rPr>
          <w:rFonts w:ascii="Gill Sans MT" w:hAnsi="Gill Sans MT" w:cs="Times New Roman"/>
          <w:i/>
          <w:iCs/>
        </w:rPr>
      </w:pPr>
      <w:r w:rsidRPr="00151E2E">
        <w:rPr>
          <w:rFonts w:ascii="Gill Sans MT" w:hAnsi="Gill Sans MT" w:cs="Times New Roman"/>
          <w:i/>
          <w:iCs/>
        </w:rPr>
        <w:t xml:space="preserve">Captioned is CF with participants who went into production last year and now harvesting at </w:t>
      </w:r>
      <w:proofErr w:type="spellStart"/>
      <w:r w:rsidRPr="00151E2E">
        <w:rPr>
          <w:rFonts w:ascii="Gill Sans MT" w:hAnsi="Gill Sans MT" w:cs="Times New Roman"/>
          <w:i/>
          <w:iCs/>
        </w:rPr>
        <w:t>Kiwanyi</w:t>
      </w:r>
      <w:proofErr w:type="spellEnd"/>
      <w:r w:rsidRPr="00151E2E">
        <w:rPr>
          <w:rFonts w:ascii="Gill Sans MT" w:hAnsi="Gill Sans MT" w:cs="Times New Roman"/>
          <w:i/>
          <w:iCs/>
        </w:rPr>
        <w:t xml:space="preserve"> </w:t>
      </w:r>
      <w:proofErr w:type="spellStart"/>
      <w:r w:rsidRPr="00151E2E">
        <w:rPr>
          <w:rFonts w:ascii="Gill Sans MT" w:hAnsi="Gill Sans MT" w:cs="Times New Roman"/>
          <w:i/>
          <w:iCs/>
        </w:rPr>
        <w:t>Akanabala</w:t>
      </w:r>
      <w:proofErr w:type="spellEnd"/>
      <w:r w:rsidRPr="00151E2E">
        <w:rPr>
          <w:rFonts w:ascii="Gill Sans MT" w:hAnsi="Gill Sans MT" w:cs="Times New Roman"/>
          <w:i/>
          <w:iCs/>
        </w:rPr>
        <w:t xml:space="preserve"> youth group Iganga district</w:t>
      </w:r>
      <w:r w:rsidR="007628C2" w:rsidRPr="00151E2E">
        <w:rPr>
          <w:rFonts w:ascii="Gill Sans MT" w:hAnsi="Gill Sans MT" w:cs="Times New Roman"/>
          <w:i/>
          <w:iCs/>
        </w:rPr>
        <w:t>.</w:t>
      </w:r>
    </w:p>
    <w:p w14:paraId="6C4A1B23" w14:textId="77777777" w:rsidR="009619BD" w:rsidRPr="009619BD" w:rsidRDefault="009209A3" w:rsidP="009209A3">
      <w:pPr>
        <w:rPr>
          <w:rFonts w:ascii="Times New Roman" w:hAnsi="Times New Roman" w:cs="Times New Roman"/>
          <w:b/>
          <w:bCs/>
        </w:rPr>
      </w:pPr>
      <w:r w:rsidRPr="007451CE">
        <w:rPr>
          <w:rFonts w:ascii="Times New Roman" w:hAnsi="Times New Roman" w:cs="Times New Roman"/>
          <w:noProof/>
        </w:rPr>
        <w:drawing>
          <wp:inline distT="0" distB="0" distL="0" distR="0" wp14:anchorId="7DAE760B" wp14:editId="63C266BF">
            <wp:extent cx="6896100" cy="3111500"/>
            <wp:effectExtent l="0" t="0" r="0" b="0"/>
            <wp:docPr id="410931247" name="Picture 41093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00646" cy="3113551"/>
                    </a:xfrm>
                    <a:prstGeom prst="rect">
                      <a:avLst/>
                    </a:prstGeom>
                    <a:noFill/>
                    <a:ln>
                      <a:noFill/>
                    </a:ln>
                  </pic:spPr>
                </pic:pic>
              </a:graphicData>
            </a:graphic>
          </wp:inline>
        </w:drawing>
      </w:r>
      <w:r w:rsidRPr="00151E2E">
        <w:rPr>
          <w:rFonts w:ascii="Gill Sans MT" w:hAnsi="Gill Sans MT" w:cs="Times New Roman"/>
          <w:i/>
          <w:iCs/>
        </w:rPr>
        <w:t xml:space="preserve">Captioned is the CF with Kintu Joshua a participant of Nawangaiza11 </w:t>
      </w:r>
      <w:proofErr w:type="spellStart"/>
      <w:r w:rsidRPr="00151E2E">
        <w:rPr>
          <w:rFonts w:ascii="Gill Sans MT" w:hAnsi="Gill Sans MT" w:cs="Times New Roman"/>
          <w:i/>
          <w:iCs/>
        </w:rPr>
        <w:t>Twezimbe</w:t>
      </w:r>
      <w:proofErr w:type="spellEnd"/>
      <w:r w:rsidRPr="00151E2E">
        <w:rPr>
          <w:rFonts w:ascii="Gill Sans MT" w:hAnsi="Gill Sans MT" w:cs="Times New Roman"/>
          <w:i/>
          <w:iCs/>
        </w:rPr>
        <w:t xml:space="preserve"> who established 2 acres of watermelon as sustainable job</w:t>
      </w:r>
      <w:r w:rsidR="00A326B0" w:rsidRPr="00151E2E">
        <w:rPr>
          <w:rFonts w:ascii="Gill Sans MT" w:hAnsi="Gill Sans MT" w:cs="Times New Roman"/>
          <w:i/>
          <w:iCs/>
        </w:rPr>
        <w:t xml:space="preserve"> in Iganga district.</w:t>
      </w:r>
    </w:p>
    <w:p w14:paraId="71FFFFE7" w14:textId="77777777" w:rsidR="009619BD" w:rsidRPr="005004F4" w:rsidRDefault="00F85806" w:rsidP="009619BD">
      <w:pPr>
        <w:jc w:val="both"/>
        <w:rPr>
          <w:rFonts w:ascii="Times New Roman" w:hAnsi="Times New Roman" w:cs="Times New Roman"/>
          <w:color w:val="1D1B11" w:themeColor="background2" w:themeShade="1A"/>
          <w:sz w:val="24"/>
          <w:szCs w:val="24"/>
        </w:rPr>
      </w:pPr>
      <w:r w:rsidRPr="007B5C6B">
        <w:rPr>
          <w:rFonts w:ascii="Times New Roman" w:eastAsia="Aptos" w:hAnsi="Times New Roman" w:cs="Times New Roman"/>
          <w:b/>
          <w:bCs/>
          <w:noProof/>
          <w:kern w:val="2"/>
          <w:lang w:val="en-US"/>
        </w:rPr>
        <w:drawing>
          <wp:anchor distT="0" distB="0" distL="114300" distR="114300" simplePos="0" relativeHeight="251659264" behindDoc="0" locked="0" layoutInCell="1" allowOverlap="1" wp14:anchorId="59719D3D" wp14:editId="31D0ECFB">
            <wp:simplePos x="0" y="0"/>
            <wp:positionH relativeFrom="margin">
              <wp:align>left</wp:align>
            </wp:positionH>
            <wp:positionV relativeFrom="paragraph">
              <wp:posOffset>2297430</wp:posOffset>
            </wp:positionV>
            <wp:extent cx="3159125" cy="2711450"/>
            <wp:effectExtent l="0" t="0" r="3175" b="0"/>
            <wp:wrapNone/>
            <wp:docPr id="1166485312" name="Picture 1166485312" descr="C:\Users\JONAHZ\Desktop\IMG-20260329-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HZ\Desktop\IMG-20260329-WA0016.jpg"/>
                    <pic:cNvPicPr>
                      <a:picLocks noChangeAspect="1" noChangeArrowheads="1"/>
                    </pic:cNvPicPr>
                  </pic:nvPicPr>
                  <pic:blipFill>
                    <a:blip r:embed="rId17"/>
                    <a:srcRect/>
                    <a:stretch>
                      <a:fillRect/>
                    </a:stretch>
                  </pic:blipFill>
                  <pic:spPr bwMode="auto">
                    <a:xfrm>
                      <a:off x="0" y="0"/>
                      <a:ext cx="3159125" cy="2711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619BD">
        <w:rPr>
          <w:rFonts w:ascii="Times New Roman" w:hAnsi="Times New Roman" w:cs="Times New Roman"/>
          <w:noProof/>
          <w:color w:val="1D1B11" w:themeColor="background2" w:themeShade="1A"/>
          <w:sz w:val="24"/>
          <w:szCs w:val="24"/>
        </w:rPr>
        <w:drawing>
          <wp:inline distT="0" distB="0" distL="0" distR="0" wp14:anchorId="14174E29" wp14:editId="5D1E2ED2">
            <wp:extent cx="2363056" cy="1958340"/>
            <wp:effectExtent l="0" t="0" r="0" b="3810"/>
            <wp:docPr id="395459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9810" name="Picture 395459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82881" cy="1974769"/>
                    </a:xfrm>
                    <a:prstGeom prst="rect">
                      <a:avLst/>
                    </a:prstGeom>
                  </pic:spPr>
                </pic:pic>
              </a:graphicData>
            </a:graphic>
          </wp:inline>
        </w:drawing>
      </w:r>
      <w:r w:rsidR="009619BD">
        <w:rPr>
          <w:rFonts w:ascii="Times New Roman" w:hAnsi="Times New Roman" w:cs="Times New Roman"/>
          <w:color w:val="1D1B11" w:themeColor="background2" w:themeShade="1A"/>
          <w:sz w:val="24"/>
          <w:szCs w:val="24"/>
        </w:rPr>
        <w:t xml:space="preserve"> </w:t>
      </w:r>
      <w:r w:rsidR="009619BD">
        <w:rPr>
          <w:noProof/>
        </w:rPr>
        <w:t xml:space="preserve">                 </w:t>
      </w:r>
      <w:r w:rsidR="009619BD">
        <w:rPr>
          <w:noProof/>
        </w:rPr>
        <w:drawing>
          <wp:inline distT="0" distB="0" distL="0" distR="0" wp14:anchorId="69F70368" wp14:editId="444A93CF">
            <wp:extent cx="3549650" cy="1956318"/>
            <wp:effectExtent l="0" t="0" r="0" b="6350"/>
            <wp:docPr id="1978673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6304" cy="1976519"/>
                    </a:xfrm>
                    <a:prstGeom prst="rect">
                      <a:avLst/>
                    </a:prstGeom>
                    <a:noFill/>
                    <a:ln>
                      <a:noFill/>
                    </a:ln>
                  </pic:spPr>
                </pic:pic>
              </a:graphicData>
            </a:graphic>
          </wp:inline>
        </w:drawing>
      </w:r>
      <w:r w:rsidR="009619BD">
        <w:rPr>
          <w:rFonts w:ascii="Times New Roman" w:hAnsi="Times New Roman" w:cs="Times New Roman"/>
          <w:noProof/>
          <w:color w:val="1D1B11" w:themeColor="background2" w:themeShade="1A"/>
          <w:sz w:val="24"/>
          <w:szCs w:val="24"/>
        </w:rPr>
        <w:t xml:space="preserve">   </w:t>
      </w:r>
      <w:r w:rsidR="009619BD" w:rsidRPr="008E6210">
        <w:rPr>
          <w:rFonts w:ascii="Times New Roman" w:hAnsi="Times New Roman" w:cs="Times New Roman"/>
          <w:i/>
          <w:iCs/>
          <w:sz w:val="24"/>
          <w:szCs w:val="24"/>
        </w:rPr>
        <w:t xml:space="preserve">Photos </w:t>
      </w:r>
      <w:r w:rsidR="009619BD" w:rsidRPr="009619BD">
        <w:rPr>
          <w:rFonts w:ascii="Gill Sans MT" w:hAnsi="Gill Sans MT" w:cs="Times New Roman"/>
          <w:i/>
          <w:iCs/>
          <w:sz w:val="24"/>
          <w:szCs w:val="24"/>
        </w:rPr>
        <w:t xml:space="preserve">Photo showing CF during the distribution of the poultry birds with J&amp;C at </w:t>
      </w:r>
      <w:proofErr w:type="spellStart"/>
      <w:r w:rsidR="009619BD" w:rsidRPr="009619BD">
        <w:rPr>
          <w:rFonts w:ascii="Gill Sans MT" w:hAnsi="Gill Sans MT" w:cs="Times New Roman"/>
          <w:i/>
          <w:iCs/>
          <w:sz w:val="24"/>
          <w:szCs w:val="24"/>
        </w:rPr>
        <w:t>Namingalwe</w:t>
      </w:r>
      <w:proofErr w:type="spellEnd"/>
      <w:r w:rsidR="009619BD" w:rsidRPr="009619BD">
        <w:rPr>
          <w:rFonts w:ascii="Gill Sans MT" w:hAnsi="Gill Sans MT" w:cs="Times New Roman"/>
          <w:i/>
          <w:iCs/>
          <w:sz w:val="24"/>
          <w:szCs w:val="24"/>
        </w:rPr>
        <w:t xml:space="preserve"> </w:t>
      </w:r>
      <w:proofErr w:type="spellStart"/>
      <w:r w:rsidR="009619BD" w:rsidRPr="009619BD">
        <w:rPr>
          <w:rFonts w:ascii="Gill Sans MT" w:hAnsi="Gill Sans MT" w:cs="Times New Roman"/>
          <w:i/>
          <w:iCs/>
          <w:sz w:val="24"/>
          <w:szCs w:val="24"/>
        </w:rPr>
        <w:t>Agrihub</w:t>
      </w:r>
      <w:proofErr w:type="spellEnd"/>
      <w:r w:rsidR="009619BD" w:rsidRPr="009619BD">
        <w:rPr>
          <w:rFonts w:ascii="Gill Sans MT" w:hAnsi="Gill Sans MT" w:cs="Times New Roman"/>
          <w:i/>
          <w:iCs/>
          <w:sz w:val="24"/>
          <w:szCs w:val="24"/>
        </w:rPr>
        <w:t xml:space="preserve"> in Iganga district.</w:t>
      </w:r>
    </w:p>
    <w:p w14:paraId="05093A3B" w14:textId="77777777" w:rsidR="009209A3" w:rsidRPr="009209A3" w:rsidRDefault="008E35B0" w:rsidP="009209A3">
      <w:pPr>
        <w:rPr>
          <w:rFonts w:ascii="Gill Sans MT" w:hAnsi="Gill Sans MT" w:cs="Times New Roman"/>
          <w:b/>
          <w:bCs/>
        </w:rPr>
      </w:pPr>
      <w:r w:rsidRPr="007B5C6B">
        <w:rPr>
          <w:rFonts w:ascii="Times New Roman" w:eastAsia="Aptos" w:hAnsi="Times New Roman" w:cs="Times New Roman"/>
          <w:b/>
          <w:bCs/>
          <w:noProof/>
          <w:kern w:val="2"/>
          <w:lang w:val="en-US"/>
        </w:rPr>
        <w:drawing>
          <wp:anchor distT="0" distB="0" distL="114300" distR="114300" simplePos="0" relativeHeight="251661312" behindDoc="0" locked="0" layoutInCell="1" allowOverlap="1" wp14:anchorId="4377CC36" wp14:editId="10B26D07">
            <wp:simplePos x="0" y="0"/>
            <wp:positionH relativeFrom="margin">
              <wp:posOffset>3263900</wp:posOffset>
            </wp:positionH>
            <wp:positionV relativeFrom="paragraph">
              <wp:posOffset>8890</wp:posOffset>
            </wp:positionV>
            <wp:extent cx="3460750" cy="2698750"/>
            <wp:effectExtent l="0" t="0" r="6350" b="6350"/>
            <wp:wrapNone/>
            <wp:docPr id="1202854231" name="Picture 1202854231" descr="C:\Users\JONAHZ\Desktop\IMG-20260329-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NAHZ\Desktop\IMG-20260329-WA0017.jpg"/>
                    <pic:cNvPicPr>
                      <a:picLocks noChangeAspect="1" noChangeArrowheads="1"/>
                    </pic:cNvPicPr>
                  </pic:nvPicPr>
                  <pic:blipFill>
                    <a:blip r:embed="rId20"/>
                    <a:srcRect/>
                    <a:stretch>
                      <a:fillRect/>
                    </a:stretch>
                  </pic:blipFill>
                  <pic:spPr bwMode="auto">
                    <a:xfrm>
                      <a:off x="0" y="0"/>
                      <a:ext cx="3460750" cy="2698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209A3" w:rsidRPr="009209A3">
        <w:rPr>
          <w:rFonts w:ascii="Gill Sans MT" w:hAnsi="Gill Sans MT" w:cs="Times New Roman"/>
          <w:b/>
          <w:bCs/>
        </w:rPr>
        <w:t xml:space="preserve"> </w:t>
      </w:r>
    </w:p>
    <w:p w14:paraId="4E0B9FE8" w14:textId="77777777" w:rsidR="00AA42BC" w:rsidRDefault="00AA42BC" w:rsidP="008D36C3">
      <w:pPr>
        <w:jc w:val="both"/>
        <w:rPr>
          <w:rFonts w:ascii="Gill Sans MT" w:hAnsi="Gill Sans MT" w:cs="Times New Roman"/>
          <w:b/>
          <w:bCs/>
          <w:i/>
          <w:iCs/>
          <w:noProof/>
          <w:sz w:val="24"/>
          <w:szCs w:val="24"/>
        </w:rPr>
      </w:pPr>
    </w:p>
    <w:p w14:paraId="2F026325" w14:textId="77777777" w:rsidR="003F7C65" w:rsidRDefault="003F7C65" w:rsidP="003F7C65">
      <w:pPr>
        <w:rPr>
          <w:rFonts w:ascii="Times New Roman" w:hAnsi="Times New Roman" w:cs="Times New Roman"/>
        </w:rPr>
      </w:pPr>
      <w:r w:rsidRPr="0026740E">
        <w:rPr>
          <w:rFonts w:ascii="Times New Roman" w:hAnsi="Times New Roman" w:cs="Times New Roman"/>
        </w:rPr>
        <w:t xml:space="preserve"> </w:t>
      </w:r>
    </w:p>
    <w:p w14:paraId="09A25072" w14:textId="77777777" w:rsidR="005B229E" w:rsidRDefault="005B229E" w:rsidP="003F7C65">
      <w:pPr>
        <w:rPr>
          <w:rFonts w:ascii="Times New Roman" w:hAnsi="Times New Roman" w:cs="Times New Roman"/>
          <w:b/>
          <w:i/>
          <w:sz w:val="20"/>
          <w:szCs w:val="20"/>
        </w:rPr>
      </w:pPr>
    </w:p>
    <w:p w14:paraId="32F4DC43" w14:textId="77777777" w:rsidR="005B229E" w:rsidRPr="001C2B75" w:rsidRDefault="005B229E" w:rsidP="005B229E">
      <w:pPr>
        <w:rPr>
          <w:rFonts w:ascii="Gill Sans MT" w:hAnsi="Gill Sans MT" w:cs="Times New Roman"/>
          <w:b/>
          <w:i/>
          <w:sz w:val="24"/>
          <w:szCs w:val="24"/>
        </w:rPr>
      </w:pPr>
    </w:p>
    <w:p w14:paraId="76B2CEAD" w14:textId="77777777" w:rsidR="00132588" w:rsidRPr="008D36C3" w:rsidRDefault="00132588" w:rsidP="008D36C3">
      <w:pPr>
        <w:jc w:val="both"/>
        <w:rPr>
          <w:rFonts w:ascii="Gill Sans MT" w:hAnsi="Gill Sans MT" w:cs="Times New Roman"/>
          <w:b/>
          <w:bCs/>
          <w:i/>
          <w:iCs/>
          <w:noProof/>
          <w:sz w:val="24"/>
          <w:szCs w:val="24"/>
        </w:rPr>
      </w:pPr>
    </w:p>
    <w:p w14:paraId="44AFC8F8" w14:textId="77777777" w:rsidR="00E40A50" w:rsidRPr="0026740E" w:rsidRDefault="00E40A50" w:rsidP="00E40A50">
      <w:pPr>
        <w:jc w:val="both"/>
        <w:rPr>
          <w:rFonts w:ascii="Times New Roman" w:hAnsi="Times New Roman" w:cs="Times New Roman"/>
          <w:sz w:val="20"/>
          <w:szCs w:val="20"/>
        </w:rPr>
      </w:pPr>
      <w:r w:rsidRPr="0026740E">
        <w:rPr>
          <w:rFonts w:ascii="Times New Roman" w:hAnsi="Times New Roman" w:cs="Times New Roman"/>
          <w:i/>
          <w:iCs/>
          <w:noProof/>
          <w:sz w:val="24"/>
          <w:szCs w:val="24"/>
          <w14:ligatures w14:val="standardContextual"/>
        </w:rPr>
        <w:t xml:space="preserve"> </w:t>
      </w:r>
    </w:p>
    <w:p w14:paraId="26BDB154" w14:textId="77777777" w:rsidR="00E40A50" w:rsidRPr="0026740E" w:rsidRDefault="00E40A50" w:rsidP="00E40A50">
      <w:pPr>
        <w:keepNext/>
        <w:widowControl w:val="0"/>
        <w:suppressAutoHyphens/>
        <w:overflowPunct w:val="0"/>
        <w:autoSpaceDE w:val="0"/>
        <w:autoSpaceDN w:val="0"/>
        <w:textAlignment w:val="baseline"/>
        <w:rPr>
          <w:rFonts w:ascii="Times New Roman" w:hAnsi="Times New Roman" w:cs="Times New Roman"/>
        </w:rPr>
      </w:pPr>
      <w:r w:rsidRPr="0026740E">
        <w:rPr>
          <w:rFonts w:ascii="Times New Roman" w:hAnsi="Times New Roman" w:cs="Times New Roman"/>
        </w:rPr>
        <w:t xml:space="preserve"> </w:t>
      </w:r>
    </w:p>
    <w:p w14:paraId="5648B82F" w14:textId="77777777" w:rsidR="00690AC9" w:rsidRPr="0026740E" w:rsidRDefault="00690AC9" w:rsidP="00690AC9">
      <w:pPr>
        <w:rPr>
          <w:rFonts w:ascii="Times New Roman" w:hAnsi="Times New Roman" w:cs="Times New Roman"/>
          <w:lang w:val="en-US"/>
        </w:rPr>
      </w:pPr>
    </w:p>
    <w:p w14:paraId="3ECEC6A8" w14:textId="77777777" w:rsidR="00690AC9" w:rsidRPr="0026740E" w:rsidRDefault="00690AC9" w:rsidP="00690AC9">
      <w:pPr>
        <w:rPr>
          <w:rFonts w:ascii="Times New Roman" w:hAnsi="Times New Roman" w:cs="Times New Roman"/>
          <w:b/>
          <w:bCs/>
          <w:sz w:val="24"/>
          <w:szCs w:val="24"/>
        </w:rPr>
      </w:pPr>
    </w:p>
    <w:p w14:paraId="1DA7DDDF" w14:textId="77777777" w:rsidR="007A4F1D" w:rsidRDefault="002A477A" w:rsidP="007A4F1D">
      <w:pPr>
        <w:rPr>
          <w:rFonts w:ascii="Gill Sans MT" w:hAnsi="Gill Sans MT"/>
          <w:i/>
          <w:iCs/>
        </w:rPr>
      </w:pPr>
      <w:r w:rsidRPr="00112E7F">
        <w:rPr>
          <w:rFonts w:ascii="Gill Sans MT" w:hAnsi="Gill Sans MT"/>
          <w:i/>
          <w:iCs/>
          <w:sz w:val="24"/>
          <w:szCs w:val="24"/>
        </w:rPr>
        <w:t>Participants of Join Hands in Poultry are receiving Sasso chicks</w:t>
      </w:r>
      <w:r w:rsidR="001644F5" w:rsidRPr="00112E7F">
        <w:rPr>
          <w:rFonts w:ascii="Gill Sans MT" w:hAnsi="Gill Sans MT"/>
          <w:i/>
          <w:iCs/>
          <w:sz w:val="24"/>
          <w:szCs w:val="24"/>
        </w:rPr>
        <w:t xml:space="preserve"> at </w:t>
      </w:r>
      <w:proofErr w:type="spellStart"/>
      <w:r w:rsidR="001644F5" w:rsidRPr="00112E7F">
        <w:rPr>
          <w:rFonts w:ascii="Gill Sans MT" w:hAnsi="Gill Sans MT"/>
          <w:i/>
          <w:iCs/>
          <w:sz w:val="24"/>
          <w:szCs w:val="24"/>
        </w:rPr>
        <w:t>Busakira</w:t>
      </w:r>
      <w:proofErr w:type="spellEnd"/>
      <w:r w:rsidRPr="00112E7F">
        <w:rPr>
          <w:rFonts w:ascii="Gill Sans MT" w:hAnsi="Gill Sans MT"/>
          <w:i/>
          <w:iCs/>
          <w:sz w:val="24"/>
          <w:szCs w:val="24"/>
        </w:rPr>
        <w:t xml:space="preserve"> </w:t>
      </w:r>
      <w:proofErr w:type="spellStart"/>
      <w:r w:rsidRPr="00112E7F">
        <w:rPr>
          <w:rFonts w:ascii="Gill Sans MT" w:hAnsi="Gill Sans MT"/>
          <w:i/>
          <w:iCs/>
          <w:sz w:val="24"/>
          <w:szCs w:val="24"/>
        </w:rPr>
        <w:t>Agri</w:t>
      </w:r>
      <w:r w:rsidR="001644F5" w:rsidRPr="00112E7F">
        <w:rPr>
          <w:rFonts w:ascii="Gill Sans MT" w:hAnsi="Gill Sans MT"/>
          <w:i/>
          <w:iCs/>
          <w:sz w:val="24"/>
          <w:szCs w:val="24"/>
        </w:rPr>
        <w:t>h</w:t>
      </w:r>
      <w:r w:rsidRPr="00112E7F">
        <w:rPr>
          <w:rFonts w:ascii="Gill Sans MT" w:hAnsi="Gill Sans MT"/>
          <w:i/>
          <w:iCs/>
          <w:sz w:val="24"/>
          <w:szCs w:val="24"/>
        </w:rPr>
        <w:t>ub</w:t>
      </w:r>
      <w:proofErr w:type="spellEnd"/>
      <w:r w:rsidR="001644F5" w:rsidRPr="00112E7F">
        <w:rPr>
          <w:rFonts w:ascii="Gill Sans MT" w:hAnsi="Gill Sans MT"/>
          <w:i/>
          <w:iCs/>
          <w:sz w:val="24"/>
          <w:szCs w:val="24"/>
        </w:rPr>
        <w:t xml:space="preserve"> in Mayuge district and righ</w:t>
      </w:r>
      <w:r w:rsidR="00112E7F" w:rsidRPr="00112E7F">
        <w:rPr>
          <w:rFonts w:ascii="Gill Sans MT" w:hAnsi="Gill Sans MT"/>
          <w:i/>
          <w:iCs/>
          <w:sz w:val="24"/>
          <w:szCs w:val="24"/>
        </w:rPr>
        <w:t xml:space="preserve">t are the chicks </w:t>
      </w:r>
      <w:r w:rsidR="007A4F1D" w:rsidRPr="00112E7F">
        <w:rPr>
          <w:rFonts w:ascii="Gill Sans MT" w:hAnsi="Gill Sans MT"/>
          <w:i/>
          <w:iCs/>
          <w:sz w:val="24"/>
          <w:szCs w:val="24"/>
        </w:rPr>
        <w:t>oof</w:t>
      </w:r>
      <w:r w:rsidR="00112E7F" w:rsidRPr="00112E7F">
        <w:rPr>
          <w:rFonts w:ascii="Gill Sans MT" w:hAnsi="Gill Sans MT"/>
          <w:i/>
          <w:iCs/>
          <w:sz w:val="24"/>
          <w:szCs w:val="24"/>
        </w:rPr>
        <w:t xml:space="preserve"> one </w:t>
      </w:r>
      <w:r w:rsidR="007A4F1D" w:rsidRPr="00112E7F">
        <w:rPr>
          <w:rFonts w:ascii="Gill Sans MT" w:hAnsi="Gill Sans MT"/>
          <w:i/>
          <w:iCs/>
          <w:sz w:val="24"/>
          <w:szCs w:val="24"/>
        </w:rPr>
        <w:t xml:space="preserve">participant </w:t>
      </w:r>
      <w:r w:rsidR="00112E7F" w:rsidRPr="00112E7F">
        <w:rPr>
          <w:rFonts w:ascii="Gill Sans MT" w:hAnsi="Gill Sans MT"/>
          <w:i/>
          <w:iCs/>
          <w:sz w:val="24"/>
          <w:szCs w:val="24"/>
        </w:rPr>
        <w:t>during the monitoring exercise</w:t>
      </w:r>
      <w:r w:rsidR="00112E7F" w:rsidRPr="00112E7F">
        <w:rPr>
          <w:rFonts w:ascii="Gill Sans MT" w:hAnsi="Gill Sans MT"/>
          <w:i/>
          <w:iCs/>
        </w:rPr>
        <w:t>.</w:t>
      </w:r>
      <w:r w:rsidR="007A4F1D" w:rsidRPr="00112E7F">
        <w:rPr>
          <w:rFonts w:ascii="Gill Sans MT" w:hAnsi="Gill Sans MT"/>
          <w:i/>
          <w:iCs/>
        </w:rPr>
        <w:t xml:space="preserve"> </w:t>
      </w:r>
    </w:p>
    <w:p w14:paraId="4BF76863" w14:textId="77777777" w:rsidR="008E34AA" w:rsidRPr="00112E7F" w:rsidRDefault="008E34AA" w:rsidP="007A4F1D">
      <w:pPr>
        <w:rPr>
          <w:rFonts w:ascii="Gill Sans MT" w:hAnsi="Gill Sans MT"/>
          <w:i/>
          <w:iCs/>
        </w:rPr>
      </w:pPr>
      <w:r>
        <w:rPr>
          <w:rFonts w:ascii="Times New Roman" w:hAnsi="Times New Roman" w:cs="Times New Roman"/>
          <w:b/>
          <w:bCs/>
          <w:noProof/>
          <w:color w:val="1D1B11" w:themeColor="background2" w:themeShade="1A"/>
          <w:sz w:val="24"/>
          <w:szCs w:val="24"/>
        </w:rPr>
        <w:drawing>
          <wp:inline distT="0" distB="0" distL="0" distR="0" wp14:anchorId="3FFF0E35" wp14:editId="07BFCC96">
            <wp:extent cx="6032500" cy="2457450"/>
            <wp:effectExtent l="0" t="0" r="6350" b="0"/>
            <wp:docPr id="320901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01800" name="Picture 320901800"/>
                    <pic:cNvPicPr/>
                  </pic:nvPicPr>
                  <pic:blipFill>
                    <a:blip r:embed="rId21">
                      <a:extLst>
                        <a:ext uri="{28A0092B-C50C-407E-A947-70E740481C1C}">
                          <a14:useLocalDpi xmlns:a14="http://schemas.microsoft.com/office/drawing/2010/main" val="0"/>
                        </a:ext>
                      </a:extLst>
                    </a:blip>
                    <a:stretch>
                      <a:fillRect/>
                    </a:stretch>
                  </pic:blipFill>
                  <pic:spPr>
                    <a:xfrm>
                      <a:off x="0" y="0"/>
                      <a:ext cx="6064469" cy="2470473"/>
                    </a:xfrm>
                    <a:prstGeom prst="rect">
                      <a:avLst/>
                    </a:prstGeom>
                  </pic:spPr>
                </pic:pic>
              </a:graphicData>
            </a:graphic>
          </wp:inline>
        </w:drawing>
      </w:r>
    </w:p>
    <w:p w14:paraId="6D6C7687" w14:textId="77777777" w:rsidR="002A477A" w:rsidRPr="00633E27" w:rsidRDefault="008D0FFE" w:rsidP="00690AC9">
      <w:pPr>
        <w:rPr>
          <w:rFonts w:ascii="Gill Sans MT" w:hAnsi="Gill Sans MT"/>
          <w:i/>
          <w:iCs/>
          <w:sz w:val="24"/>
          <w:szCs w:val="24"/>
        </w:rPr>
      </w:pPr>
      <w:r w:rsidRPr="00633E27">
        <w:rPr>
          <w:rFonts w:ascii="Gill Sans MT" w:hAnsi="Gill Sans MT"/>
          <w:i/>
          <w:iCs/>
          <w:sz w:val="24"/>
          <w:szCs w:val="24"/>
        </w:rPr>
        <w:t xml:space="preserve">The team from </w:t>
      </w:r>
      <w:proofErr w:type="spellStart"/>
      <w:r w:rsidRPr="00633E27">
        <w:rPr>
          <w:rFonts w:ascii="Gill Sans MT" w:hAnsi="Gill Sans MT"/>
          <w:i/>
          <w:iCs/>
          <w:sz w:val="24"/>
          <w:szCs w:val="24"/>
        </w:rPr>
        <w:t>Bukanga</w:t>
      </w:r>
      <w:proofErr w:type="spellEnd"/>
      <w:r w:rsidRPr="00633E27">
        <w:rPr>
          <w:rFonts w:ascii="Gill Sans MT" w:hAnsi="Gill Sans MT"/>
          <w:i/>
          <w:iCs/>
          <w:sz w:val="24"/>
          <w:szCs w:val="24"/>
        </w:rPr>
        <w:t xml:space="preserve"> </w:t>
      </w:r>
      <w:proofErr w:type="spellStart"/>
      <w:r w:rsidRPr="00633E27">
        <w:rPr>
          <w:rFonts w:ascii="Gill Sans MT" w:hAnsi="Gill Sans MT"/>
          <w:i/>
          <w:iCs/>
          <w:sz w:val="24"/>
          <w:szCs w:val="24"/>
        </w:rPr>
        <w:t>Agali</w:t>
      </w:r>
      <w:r w:rsidR="00D864EF" w:rsidRPr="00633E27">
        <w:rPr>
          <w:rFonts w:ascii="Gill Sans MT" w:hAnsi="Gill Sans MT"/>
          <w:i/>
          <w:iCs/>
          <w:sz w:val="24"/>
          <w:szCs w:val="24"/>
        </w:rPr>
        <w:t>wamu</w:t>
      </w:r>
      <w:proofErr w:type="spellEnd"/>
      <w:r w:rsidR="00D864EF" w:rsidRPr="00633E27">
        <w:rPr>
          <w:rFonts w:ascii="Gill Sans MT" w:hAnsi="Gill Sans MT"/>
          <w:i/>
          <w:iCs/>
          <w:sz w:val="24"/>
          <w:szCs w:val="24"/>
        </w:rPr>
        <w:t xml:space="preserve"> SACCO engaging with </w:t>
      </w:r>
      <w:proofErr w:type="spellStart"/>
      <w:r w:rsidR="00D864EF" w:rsidRPr="00633E27">
        <w:rPr>
          <w:rFonts w:ascii="Gill Sans MT" w:hAnsi="Gill Sans MT"/>
          <w:i/>
          <w:iCs/>
          <w:sz w:val="24"/>
          <w:szCs w:val="24"/>
        </w:rPr>
        <w:t>Namungalwe</w:t>
      </w:r>
      <w:proofErr w:type="spellEnd"/>
      <w:r w:rsidR="00D864EF" w:rsidRPr="00633E27">
        <w:rPr>
          <w:rFonts w:ascii="Gill Sans MT" w:hAnsi="Gill Sans MT"/>
          <w:i/>
          <w:iCs/>
          <w:sz w:val="24"/>
          <w:szCs w:val="24"/>
        </w:rPr>
        <w:t xml:space="preserve"> </w:t>
      </w:r>
      <w:proofErr w:type="spellStart"/>
      <w:r w:rsidR="00D864EF" w:rsidRPr="00633E27">
        <w:rPr>
          <w:rFonts w:ascii="Gill Sans MT" w:hAnsi="Gill Sans MT"/>
          <w:i/>
          <w:iCs/>
          <w:sz w:val="24"/>
          <w:szCs w:val="24"/>
        </w:rPr>
        <w:t>Agrihub</w:t>
      </w:r>
      <w:proofErr w:type="spellEnd"/>
      <w:r w:rsidR="00D864EF" w:rsidRPr="00633E27">
        <w:rPr>
          <w:rFonts w:ascii="Gill Sans MT" w:hAnsi="Gill Sans MT"/>
          <w:i/>
          <w:iCs/>
          <w:sz w:val="24"/>
          <w:szCs w:val="24"/>
        </w:rPr>
        <w:t xml:space="preserve"> leadership on mobilisation of participants </w:t>
      </w:r>
      <w:r w:rsidR="00633E27" w:rsidRPr="00633E27">
        <w:rPr>
          <w:rFonts w:ascii="Gill Sans MT" w:hAnsi="Gill Sans MT"/>
          <w:i/>
          <w:iCs/>
          <w:sz w:val="24"/>
          <w:szCs w:val="24"/>
        </w:rPr>
        <w:t>to access finance for their business growth.</w:t>
      </w:r>
    </w:p>
    <w:sectPr w:rsidR="002A477A" w:rsidRPr="00633E27">
      <w:headerReference w:type="default" r:id="rId22"/>
      <w:footerReference w:type="default" r:id="rId23"/>
      <w:pgSz w:w="12240" w:h="15840"/>
      <w:pgMar w:top="720" w:right="720" w:bottom="720" w:left="72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B742" w14:textId="77777777" w:rsidR="00435749" w:rsidRDefault="00435749">
      <w:pPr>
        <w:spacing w:after="0" w:line="240" w:lineRule="auto"/>
      </w:pPr>
      <w:r>
        <w:separator/>
      </w:r>
    </w:p>
  </w:endnote>
  <w:endnote w:type="continuationSeparator" w:id="0">
    <w:p w14:paraId="2C3E332F" w14:textId="77777777" w:rsidR="00435749" w:rsidRDefault="0043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64EF" w14:textId="77777777" w:rsidR="00D62F8B" w:rsidRDefault="00D62F8B">
    <w:pPr>
      <w:pBdr>
        <w:top w:val="nil"/>
        <w:left w:val="nil"/>
        <w:bottom w:val="nil"/>
        <w:right w:val="nil"/>
        <w:between w:val="nil"/>
      </w:pBdr>
      <w:tabs>
        <w:tab w:val="center" w:pos="4680"/>
        <w:tab w:val="right" w:pos="9360"/>
      </w:tabs>
      <w:spacing w:after="0" w:line="240" w:lineRule="auto"/>
      <w:rPr>
        <w:color w:val="000000"/>
        <w:sz w:val="16"/>
        <w:szCs w:val="16"/>
      </w:rPr>
    </w:pPr>
    <w:r>
      <w:rPr>
        <w:color w:val="000000"/>
        <w:sz w:val="16"/>
        <w:szCs w:val="16"/>
      </w:rPr>
      <w:br/>
    </w:r>
    <w:r>
      <w:rPr>
        <w:color w:val="000000"/>
        <w:sz w:val="16"/>
        <w:szCs w:val="16"/>
      </w:rPr>
      <w:tab/>
      <w:t xml:space="preserve"> Page </w:t>
    </w:r>
    <w:r>
      <w:rPr>
        <w:b/>
        <w:color w:val="000000"/>
        <w:sz w:val="16"/>
        <w:szCs w:val="16"/>
      </w:rPr>
      <w:fldChar w:fldCharType="begin"/>
    </w:r>
    <w:r>
      <w:rPr>
        <w:b/>
        <w:color w:val="000000"/>
        <w:sz w:val="16"/>
        <w:szCs w:val="16"/>
      </w:rPr>
      <w:instrText>PAGE</w:instrText>
    </w:r>
    <w:r>
      <w:rPr>
        <w:b/>
        <w:color w:val="000000"/>
        <w:sz w:val="16"/>
        <w:szCs w:val="16"/>
      </w:rPr>
      <w:fldChar w:fldCharType="separate"/>
    </w:r>
    <w:r>
      <w:rPr>
        <w:b/>
        <w:noProof/>
        <w:color w:val="000000"/>
        <w:sz w:val="16"/>
        <w:szCs w:val="16"/>
      </w:rPr>
      <w:t>1</w:t>
    </w:r>
    <w:r>
      <w:rPr>
        <w:b/>
        <w:color w:val="000000"/>
        <w:sz w:val="16"/>
        <w:szCs w:val="16"/>
      </w:rPr>
      <w:fldChar w:fldCharType="end"/>
    </w:r>
    <w:r>
      <w:rPr>
        <w:color w:val="000000"/>
        <w:sz w:val="16"/>
        <w:szCs w:val="16"/>
      </w:rPr>
      <w:t xml:space="preserve"> of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Pr>
        <w:b/>
        <w:noProof/>
        <w:color w:val="000000"/>
        <w:sz w:val="16"/>
        <w:szCs w:val="16"/>
      </w:rPr>
      <w:t>1</w:t>
    </w:r>
    <w:r>
      <w:rPr>
        <w:b/>
        <w:color w:val="000000"/>
        <w:sz w:val="16"/>
        <w:szCs w:val="16"/>
      </w:rPr>
      <w:fldChar w:fldCharType="end"/>
    </w:r>
  </w:p>
  <w:p w14:paraId="0D341598" w14:textId="77777777" w:rsidR="00D62F8B" w:rsidRDefault="00D62F8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FC5C8" w14:textId="77777777" w:rsidR="00435749" w:rsidRDefault="00435749">
      <w:pPr>
        <w:spacing w:after="0" w:line="240" w:lineRule="auto"/>
      </w:pPr>
      <w:r>
        <w:separator/>
      </w:r>
    </w:p>
  </w:footnote>
  <w:footnote w:type="continuationSeparator" w:id="0">
    <w:p w14:paraId="4728C685" w14:textId="77777777" w:rsidR="00435749" w:rsidRDefault="00435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1F2" w14:textId="77777777" w:rsidR="00D62F8B" w:rsidRDefault="005D2C20">
    <w:pPr>
      <w:pBdr>
        <w:top w:val="nil"/>
        <w:left w:val="nil"/>
        <w:bottom w:val="nil"/>
        <w:right w:val="nil"/>
        <w:between w:val="nil"/>
      </w:pBdr>
      <w:tabs>
        <w:tab w:val="center" w:pos="4680"/>
        <w:tab w:val="right" w:pos="9360"/>
        <w:tab w:val="left" w:pos="9640"/>
        <w:tab w:val="right" w:pos="10800"/>
      </w:tabs>
      <w:spacing w:after="0" w:line="240" w:lineRule="auto"/>
      <w:rPr>
        <w:color w:val="000000"/>
      </w:rPr>
    </w:pPr>
    <w:r>
      <w:rPr>
        <w:noProof/>
        <w:color w:val="000000"/>
      </w:rPr>
      <w:drawing>
        <wp:inline distT="0" distB="0" distL="0" distR="0" wp14:anchorId="35AE577F" wp14:editId="58B60F10">
          <wp:extent cx="1771650" cy="800100"/>
          <wp:effectExtent l="0" t="0" r="0" b="0"/>
          <wp:docPr id="164276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800100"/>
                  </a:xfrm>
                  <a:prstGeom prst="rect">
                    <a:avLst/>
                  </a:prstGeom>
                  <a:noFill/>
                </pic:spPr>
              </pic:pic>
            </a:graphicData>
          </a:graphic>
        </wp:inline>
      </w:drawing>
    </w:r>
  </w:p>
  <w:p w14:paraId="084DB103" w14:textId="77777777" w:rsidR="00D62F8B" w:rsidRDefault="00D62F8B">
    <w:pPr>
      <w:pBdr>
        <w:top w:val="nil"/>
        <w:left w:val="nil"/>
        <w:bottom w:val="nil"/>
        <w:right w:val="nil"/>
        <w:between w:val="nil"/>
      </w:pBdr>
      <w:tabs>
        <w:tab w:val="center" w:pos="4680"/>
        <w:tab w:val="right" w:pos="9360"/>
        <w:tab w:val="left" w:pos="9640"/>
        <w:tab w:val="right" w:pos="10800"/>
      </w:tabs>
      <w:spacing w:after="0" w:line="240" w:lineRule="auto"/>
      <w:jc w:val="center"/>
      <w:rPr>
        <w:color w:val="000000"/>
      </w:rPr>
    </w:pPr>
    <w:r>
      <w:rPr>
        <w:color w:val="000000"/>
      </w:rPr>
      <w:t>Stimulating Agribusiness for Youth Employment - SAYE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C4D"/>
    <w:multiLevelType w:val="hybridMultilevel"/>
    <w:tmpl w:val="734463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651ABE"/>
    <w:multiLevelType w:val="hybridMultilevel"/>
    <w:tmpl w:val="A104B0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2F4996"/>
    <w:multiLevelType w:val="hybridMultilevel"/>
    <w:tmpl w:val="66B8F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30462"/>
    <w:multiLevelType w:val="multilevel"/>
    <w:tmpl w:val="C284E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D60007"/>
    <w:multiLevelType w:val="multilevel"/>
    <w:tmpl w:val="75E07F5E"/>
    <w:lvl w:ilvl="0">
      <w:start w:val="2"/>
      <w:numFmt w:val="decimal"/>
      <w:lvlText w:val="%1"/>
      <w:lvlJc w:val="left"/>
      <w:pPr>
        <w:ind w:left="470" w:hanging="470"/>
      </w:pPr>
    </w:lvl>
    <w:lvl w:ilvl="1">
      <w:start w:val="1"/>
      <w:numFmt w:val="decimal"/>
      <w:lvlText w:val="%1.%2"/>
      <w:lvlJc w:val="left"/>
      <w:pPr>
        <w:ind w:left="470" w:hanging="47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0C956051"/>
    <w:multiLevelType w:val="multilevel"/>
    <w:tmpl w:val="7FF682C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22E12BD"/>
    <w:multiLevelType w:val="multilevel"/>
    <w:tmpl w:val="0DB6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727E3"/>
    <w:multiLevelType w:val="hybridMultilevel"/>
    <w:tmpl w:val="BCC45AB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5D30647"/>
    <w:multiLevelType w:val="multilevel"/>
    <w:tmpl w:val="13D8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00897"/>
    <w:multiLevelType w:val="hybridMultilevel"/>
    <w:tmpl w:val="B25CE9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DE92F2C"/>
    <w:multiLevelType w:val="hybridMultilevel"/>
    <w:tmpl w:val="3BC68C32"/>
    <w:lvl w:ilvl="0" w:tplc="737E230E">
      <w:start w:val="1"/>
      <w:numFmt w:val="bullet"/>
      <w:lvlText w:val="-"/>
      <w:lvlJc w:val="left"/>
      <w:pPr>
        <w:ind w:left="720" w:hanging="360"/>
      </w:pPr>
      <w:rPr>
        <w:rFonts w:ascii="Gill Sans MT" w:eastAsia="Calibri" w:hAnsi="Gill Sans MT"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1FB502E"/>
    <w:multiLevelType w:val="hybridMultilevel"/>
    <w:tmpl w:val="6C44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81097"/>
    <w:multiLevelType w:val="hybridMultilevel"/>
    <w:tmpl w:val="E02A57D6"/>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9123B9"/>
    <w:multiLevelType w:val="hybridMultilevel"/>
    <w:tmpl w:val="522851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8550842"/>
    <w:multiLevelType w:val="hybridMultilevel"/>
    <w:tmpl w:val="E3B05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9F71B11"/>
    <w:multiLevelType w:val="multilevel"/>
    <w:tmpl w:val="04F8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7569F"/>
    <w:multiLevelType w:val="hybridMultilevel"/>
    <w:tmpl w:val="A9BC14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E261AE1"/>
    <w:multiLevelType w:val="multilevel"/>
    <w:tmpl w:val="DDE2C464"/>
    <w:lvl w:ilvl="0">
      <w:start w:val="2"/>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316F212D"/>
    <w:multiLevelType w:val="hybridMultilevel"/>
    <w:tmpl w:val="E814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114CB4"/>
    <w:multiLevelType w:val="multilevel"/>
    <w:tmpl w:val="D918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D502A"/>
    <w:multiLevelType w:val="multilevel"/>
    <w:tmpl w:val="517C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D23E4"/>
    <w:multiLevelType w:val="multilevel"/>
    <w:tmpl w:val="38C8E2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110A17"/>
    <w:multiLevelType w:val="hybridMultilevel"/>
    <w:tmpl w:val="81E258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9627B45"/>
    <w:multiLevelType w:val="hybridMultilevel"/>
    <w:tmpl w:val="C4FEFD5E"/>
    <w:lvl w:ilvl="0" w:tplc="BFF261AE">
      <w:start w:val="1"/>
      <w:numFmt w:val="bullet"/>
      <w:lvlText w:val=""/>
      <w:lvlJc w:val="left"/>
      <w:pPr>
        <w:tabs>
          <w:tab w:val="num" w:pos="720"/>
        </w:tabs>
        <w:ind w:left="720" w:hanging="360"/>
      </w:pPr>
      <w:rPr>
        <w:rFonts w:ascii="Wingdings" w:hAnsi="Wingdings" w:hint="default"/>
      </w:rPr>
    </w:lvl>
    <w:lvl w:ilvl="1" w:tplc="B8E22D50" w:tentative="1">
      <w:start w:val="1"/>
      <w:numFmt w:val="bullet"/>
      <w:lvlText w:val=""/>
      <w:lvlJc w:val="left"/>
      <w:pPr>
        <w:tabs>
          <w:tab w:val="num" w:pos="1440"/>
        </w:tabs>
        <w:ind w:left="1440" w:hanging="360"/>
      </w:pPr>
      <w:rPr>
        <w:rFonts w:ascii="Wingdings" w:hAnsi="Wingdings" w:hint="default"/>
      </w:rPr>
    </w:lvl>
    <w:lvl w:ilvl="2" w:tplc="D1A05ED6" w:tentative="1">
      <w:start w:val="1"/>
      <w:numFmt w:val="bullet"/>
      <w:lvlText w:val=""/>
      <w:lvlJc w:val="left"/>
      <w:pPr>
        <w:tabs>
          <w:tab w:val="num" w:pos="2160"/>
        </w:tabs>
        <w:ind w:left="2160" w:hanging="360"/>
      </w:pPr>
      <w:rPr>
        <w:rFonts w:ascii="Wingdings" w:hAnsi="Wingdings" w:hint="default"/>
      </w:rPr>
    </w:lvl>
    <w:lvl w:ilvl="3" w:tplc="C8F0543E" w:tentative="1">
      <w:start w:val="1"/>
      <w:numFmt w:val="bullet"/>
      <w:lvlText w:val=""/>
      <w:lvlJc w:val="left"/>
      <w:pPr>
        <w:tabs>
          <w:tab w:val="num" w:pos="2880"/>
        </w:tabs>
        <w:ind w:left="2880" w:hanging="360"/>
      </w:pPr>
      <w:rPr>
        <w:rFonts w:ascii="Wingdings" w:hAnsi="Wingdings" w:hint="default"/>
      </w:rPr>
    </w:lvl>
    <w:lvl w:ilvl="4" w:tplc="668EC424" w:tentative="1">
      <w:start w:val="1"/>
      <w:numFmt w:val="bullet"/>
      <w:lvlText w:val=""/>
      <w:lvlJc w:val="left"/>
      <w:pPr>
        <w:tabs>
          <w:tab w:val="num" w:pos="3600"/>
        </w:tabs>
        <w:ind w:left="3600" w:hanging="360"/>
      </w:pPr>
      <w:rPr>
        <w:rFonts w:ascii="Wingdings" w:hAnsi="Wingdings" w:hint="default"/>
      </w:rPr>
    </w:lvl>
    <w:lvl w:ilvl="5" w:tplc="38045E34" w:tentative="1">
      <w:start w:val="1"/>
      <w:numFmt w:val="bullet"/>
      <w:lvlText w:val=""/>
      <w:lvlJc w:val="left"/>
      <w:pPr>
        <w:tabs>
          <w:tab w:val="num" w:pos="4320"/>
        </w:tabs>
        <w:ind w:left="4320" w:hanging="360"/>
      </w:pPr>
      <w:rPr>
        <w:rFonts w:ascii="Wingdings" w:hAnsi="Wingdings" w:hint="default"/>
      </w:rPr>
    </w:lvl>
    <w:lvl w:ilvl="6" w:tplc="43F0C75E" w:tentative="1">
      <w:start w:val="1"/>
      <w:numFmt w:val="bullet"/>
      <w:lvlText w:val=""/>
      <w:lvlJc w:val="left"/>
      <w:pPr>
        <w:tabs>
          <w:tab w:val="num" w:pos="5040"/>
        </w:tabs>
        <w:ind w:left="5040" w:hanging="360"/>
      </w:pPr>
      <w:rPr>
        <w:rFonts w:ascii="Wingdings" w:hAnsi="Wingdings" w:hint="default"/>
      </w:rPr>
    </w:lvl>
    <w:lvl w:ilvl="7" w:tplc="F0B608A0" w:tentative="1">
      <w:start w:val="1"/>
      <w:numFmt w:val="bullet"/>
      <w:lvlText w:val=""/>
      <w:lvlJc w:val="left"/>
      <w:pPr>
        <w:tabs>
          <w:tab w:val="num" w:pos="5760"/>
        </w:tabs>
        <w:ind w:left="5760" w:hanging="360"/>
      </w:pPr>
      <w:rPr>
        <w:rFonts w:ascii="Wingdings" w:hAnsi="Wingdings" w:hint="default"/>
      </w:rPr>
    </w:lvl>
    <w:lvl w:ilvl="8" w:tplc="54942F6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3B6D89"/>
    <w:multiLevelType w:val="multilevel"/>
    <w:tmpl w:val="E500B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6AE292D"/>
    <w:multiLevelType w:val="hybridMultilevel"/>
    <w:tmpl w:val="A1A275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82A1108"/>
    <w:multiLevelType w:val="multilevel"/>
    <w:tmpl w:val="0512F1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B67521C"/>
    <w:multiLevelType w:val="multilevel"/>
    <w:tmpl w:val="654686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5CD22A0E"/>
    <w:multiLevelType w:val="multilevel"/>
    <w:tmpl w:val="40C63B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968F3"/>
    <w:multiLevelType w:val="multilevel"/>
    <w:tmpl w:val="0F0EE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19860F6"/>
    <w:multiLevelType w:val="multilevel"/>
    <w:tmpl w:val="28B892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62704E"/>
    <w:multiLevelType w:val="multilevel"/>
    <w:tmpl w:val="3D9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C20B0"/>
    <w:multiLevelType w:val="hybridMultilevel"/>
    <w:tmpl w:val="4DC27AD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3" w15:restartNumberingAfterBreak="0">
    <w:nsid w:val="6B8068AD"/>
    <w:multiLevelType w:val="hybridMultilevel"/>
    <w:tmpl w:val="182C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E6827"/>
    <w:multiLevelType w:val="hybridMultilevel"/>
    <w:tmpl w:val="B67E7A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C555533"/>
    <w:multiLevelType w:val="multilevel"/>
    <w:tmpl w:val="89C48656"/>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DB175B1"/>
    <w:multiLevelType w:val="hybridMultilevel"/>
    <w:tmpl w:val="9808D2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E45160F"/>
    <w:multiLevelType w:val="multilevel"/>
    <w:tmpl w:val="04941566"/>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ECC51D2"/>
    <w:multiLevelType w:val="hybridMultilevel"/>
    <w:tmpl w:val="39E8E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24473D2"/>
    <w:multiLevelType w:val="hybridMultilevel"/>
    <w:tmpl w:val="6C206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55004732">
    <w:abstractNumId w:val="30"/>
  </w:num>
  <w:num w:numId="2" w16cid:durableId="1231385486">
    <w:abstractNumId w:val="21"/>
  </w:num>
  <w:num w:numId="3" w16cid:durableId="738942686">
    <w:abstractNumId w:val="27"/>
  </w:num>
  <w:num w:numId="4" w16cid:durableId="2086413672">
    <w:abstractNumId w:val="26"/>
  </w:num>
  <w:num w:numId="5" w16cid:durableId="1499419465">
    <w:abstractNumId w:val="4"/>
  </w:num>
  <w:num w:numId="6" w16cid:durableId="291257068">
    <w:abstractNumId w:val="35"/>
  </w:num>
  <w:num w:numId="7" w16cid:durableId="225842127">
    <w:abstractNumId w:val="3"/>
  </w:num>
  <w:num w:numId="8" w16cid:durableId="1430197260">
    <w:abstractNumId w:val="17"/>
  </w:num>
  <w:num w:numId="9" w16cid:durableId="1602448791">
    <w:abstractNumId w:val="29"/>
  </w:num>
  <w:num w:numId="10" w16cid:durableId="64837559">
    <w:abstractNumId w:val="2"/>
  </w:num>
  <w:num w:numId="11" w16cid:durableId="693262971">
    <w:abstractNumId w:val="23"/>
  </w:num>
  <w:num w:numId="12" w16cid:durableId="1552382194">
    <w:abstractNumId w:val="7"/>
  </w:num>
  <w:num w:numId="13" w16cid:durableId="394859196">
    <w:abstractNumId w:val="18"/>
  </w:num>
  <w:num w:numId="14" w16cid:durableId="18164685">
    <w:abstractNumId w:val="37"/>
  </w:num>
  <w:num w:numId="15" w16cid:durableId="749230435">
    <w:abstractNumId w:val="19"/>
  </w:num>
  <w:num w:numId="16" w16cid:durableId="1511094147">
    <w:abstractNumId w:val="8"/>
  </w:num>
  <w:num w:numId="17" w16cid:durableId="1989288799">
    <w:abstractNumId w:val="24"/>
  </w:num>
  <w:num w:numId="18" w16cid:durableId="138958280">
    <w:abstractNumId w:val="28"/>
  </w:num>
  <w:num w:numId="19" w16cid:durableId="1463889414">
    <w:abstractNumId w:val="5"/>
  </w:num>
  <w:num w:numId="20" w16cid:durableId="799886655">
    <w:abstractNumId w:val="11"/>
  </w:num>
  <w:num w:numId="21" w16cid:durableId="841702755">
    <w:abstractNumId w:val="33"/>
  </w:num>
  <w:num w:numId="22" w16cid:durableId="1191869637">
    <w:abstractNumId w:val="25"/>
  </w:num>
  <w:num w:numId="23" w16cid:durableId="849487791">
    <w:abstractNumId w:val="9"/>
  </w:num>
  <w:num w:numId="24" w16cid:durableId="535773552">
    <w:abstractNumId w:val="16"/>
  </w:num>
  <w:num w:numId="25" w16cid:durableId="1822580101">
    <w:abstractNumId w:val="39"/>
  </w:num>
  <w:num w:numId="26" w16cid:durableId="830289588">
    <w:abstractNumId w:val="34"/>
  </w:num>
  <w:num w:numId="27" w16cid:durableId="380129436">
    <w:abstractNumId w:val="15"/>
  </w:num>
  <w:num w:numId="28" w16cid:durableId="1291715531">
    <w:abstractNumId w:val="0"/>
  </w:num>
  <w:num w:numId="29" w16cid:durableId="1727992043">
    <w:abstractNumId w:val="13"/>
  </w:num>
  <w:num w:numId="30" w16cid:durableId="1341545377">
    <w:abstractNumId w:val="36"/>
  </w:num>
  <w:num w:numId="31" w16cid:durableId="2106413999">
    <w:abstractNumId w:val="14"/>
  </w:num>
  <w:num w:numId="32" w16cid:durableId="1925070804">
    <w:abstractNumId w:val="38"/>
  </w:num>
  <w:num w:numId="33" w16cid:durableId="771513131">
    <w:abstractNumId w:val="22"/>
  </w:num>
  <w:num w:numId="34" w16cid:durableId="1741169790">
    <w:abstractNumId w:val="31"/>
  </w:num>
  <w:num w:numId="35" w16cid:durableId="1252163054">
    <w:abstractNumId w:val="6"/>
  </w:num>
  <w:num w:numId="36" w16cid:durableId="1045569019">
    <w:abstractNumId w:val="20"/>
  </w:num>
  <w:num w:numId="37" w16cid:durableId="8360690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35629236">
    <w:abstractNumId w:val="1"/>
  </w:num>
  <w:num w:numId="39" w16cid:durableId="1855655841">
    <w:abstractNumId w:val="10"/>
  </w:num>
  <w:num w:numId="40" w16cid:durableId="70170985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s Ochom">
    <w15:presenceInfo w15:providerId="AD" w15:userId="S::cochom@heifer.org::1dd5e7f3-e4d6-478f-a3d8-3035c165d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15"/>
    <w:rsid w:val="00000215"/>
    <w:rsid w:val="00000A6E"/>
    <w:rsid w:val="00000B1F"/>
    <w:rsid w:val="0000168C"/>
    <w:rsid w:val="00002B9B"/>
    <w:rsid w:val="000034CF"/>
    <w:rsid w:val="00003725"/>
    <w:rsid w:val="000039A1"/>
    <w:rsid w:val="00004CAC"/>
    <w:rsid w:val="00004CD1"/>
    <w:rsid w:val="0000557D"/>
    <w:rsid w:val="00006B35"/>
    <w:rsid w:val="0001016D"/>
    <w:rsid w:val="00010AB0"/>
    <w:rsid w:val="00010AF0"/>
    <w:rsid w:val="00010D8D"/>
    <w:rsid w:val="0001191D"/>
    <w:rsid w:val="000122C3"/>
    <w:rsid w:val="00012BB0"/>
    <w:rsid w:val="0001340F"/>
    <w:rsid w:val="00014E78"/>
    <w:rsid w:val="000150AE"/>
    <w:rsid w:val="000169C7"/>
    <w:rsid w:val="00017262"/>
    <w:rsid w:val="00017837"/>
    <w:rsid w:val="00017DE0"/>
    <w:rsid w:val="0002143C"/>
    <w:rsid w:val="00021573"/>
    <w:rsid w:val="00021B4C"/>
    <w:rsid w:val="00021BCF"/>
    <w:rsid w:val="00021E9C"/>
    <w:rsid w:val="00022245"/>
    <w:rsid w:val="00022837"/>
    <w:rsid w:val="0002366A"/>
    <w:rsid w:val="0002385C"/>
    <w:rsid w:val="00024145"/>
    <w:rsid w:val="00024DC1"/>
    <w:rsid w:val="0002508F"/>
    <w:rsid w:val="00025AD0"/>
    <w:rsid w:val="000301F8"/>
    <w:rsid w:val="0003039D"/>
    <w:rsid w:val="0003139D"/>
    <w:rsid w:val="000321C6"/>
    <w:rsid w:val="00033594"/>
    <w:rsid w:val="00033E88"/>
    <w:rsid w:val="0003444A"/>
    <w:rsid w:val="0003502B"/>
    <w:rsid w:val="000355E2"/>
    <w:rsid w:val="0003565B"/>
    <w:rsid w:val="0003619A"/>
    <w:rsid w:val="000365D7"/>
    <w:rsid w:val="00036668"/>
    <w:rsid w:val="00040294"/>
    <w:rsid w:val="000410FB"/>
    <w:rsid w:val="000412FA"/>
    <w:rsid w:val="0004138D"/>
    <w:rsid w:val="00044703"/>
    <w:rsid w:val="000447B8"/>
    <w:rsid w:val="00044FF2"/>
    <w:rsid w:val="00045A32"/>
    <w:rsid w:val="00045DE1"/>
    <w:rsid w:val="00046A3F"/>
    <w:rsid w:val="00046B28"/>
    <w:rsid w:val="000476D7"/>
    <w:rsid w:val="00050098"/>
    <w:rsid w:val="00050F7A"/>
    <w:rsid w:val="00051AC1"/>
    <w:rsid w:val="00051B65"/>
    <w:rsid w:val="00051DBE"/>
    <w:rsid w:val="000533C0"/>
    <w:rsid w:val="00053FF3"/>
    <w:rsid w:val="00054216"/>
    <w:rsid w:val="0005597C"/>
    <w:rsid w:val="00055B04"/>
    <w:rsid w:val="000565FC"/>
    <w:rsid w:val="0005684C"/>
    <w:rsid w:val="000577E5"/>
    <w:rsid w:val="000578C6"/>
    <w:rsid w:val="00057908"/>
    <w:rsid w:val="00057F89"/>
    <w:rsid w:val="00060911"/>
    <w:rsid w:val="00061216"/>
    <w:rsid w:val="000645CF"/>
    <w:rsid w:val="0006485A"/>
    <w:rsid w:val="00064A73"/>
    <w:rsid w:val="0006510F"/>
    <w:rsid w:val="0006513D"/>
    <w:rsid w:val="000651C8"/>
    <w:rsid w:val="00065310"/>
    <w:rsid w:val="00065F9A"/>
    <w:rsid w:val="000668B9"/>
    <w:rsid w:val="00067025"/>
    <w:rsid w:val="000670F6"/>
    <w:rsid w:val="0007031B"/>
    <w:rsid w:val="00070666"/>
    <w:rsid w:val="00070CCE"/>
    <w:rsid w:val="000714EF"/>
    <w:rsid w:val="000717D8"/>
    <w:rsid w:val="00071A1E"/>
    <w:rsid w:val="000721B6"/>
    <w:rsid w:val="00072B10"/>
    <w:rsid w:val="00072B2A"/>
    <w:rsid w:val="00072F51"/>
    <w:rsid w:val="000738A7"/>
    <w:rsid w:val="000741DE"/>
    <w:rsid w:val="0007444D"/>
    <w:rsid w:val="000747A5"/>
    <w:rsid w:val="00074953"/>
    <w:rsid w:val="00074F37"/>
    <w:rsid w:val="000753D6"/>
    <w:rsid w:val="00075A81"/>
    <w:rsid w:val="00077BB9"/>
    <w:rsid w:val="00077D02"/>
    <w:rsid w:val="00082174"/>
    <w:rsid w:val="0008366A"/>
    <w:rsid w:val="00083C12"/>
    <w:rsid w:val="00084E39"/>
    <w:rsid w:val="00086E5D"/>
    <w:rsid w:val="0008762F"/>
    <w:rsid w:val="00090028"/>
    <w:rsid w:val="00090442"/>
    <w:rsid w:val="000935CD"/>
    <w:rsid w:val="00093BAC"/>
    <w:rsid w:val="00093E3C"/>
    <w:rsid w:val="00093F55"/>
    <w:rsid w:val="000A0162"/>
    <w:rsid w:val="000A096B"/>
    <w:rsid w:val="000A0B5F"/>
    <w:rsid w:val="000A1547"/>
    <w:rsid w:val="000A299C"/>
    <w:rsid w:val="000A2BFE"/>
    <w:rsid w:val="000A2CEC"/>
    <w:rsid w:val="000A3251"/>
    <w:rsid w:val="000A3C0E"/>
    <w:rsid w:val="000A3DD5"/>
    <w:rsid w:val="000A4165"/>
    <w:rsid w:val="000A44E5"/>
    <w:rsid w:val="000A5260"/>
    <w:rsid w:val="000A5595"/>
    <w:rsid w:val="000A73D9"/>
    <w:rsid w:val="000B1C15"/>
    <w:rsid w:val="000B2CDE"/>
    <w:rsid w:val="000B2EAB"/>
    <w:rsid w:val="000B3633"/>
    <w:rsid w:val="000B397E"/>
    <w:rsid w:val="000B3D1E"/>
    <w:rsid w:val="000B427B"/>
    <w:rsid w:val="000B468D"/>
    <w:rsid w:val="000B49E9"/>
    <w:rsid w:val="000B5AA6"/>
    <w:rsid w:val="000B7158"/>
    <w:rsid w:val="000B7383"/>
    <w:rsid w:val="000B76CE"/>
    <w:rsid w:val="000C1CCB"/>
    <w:rsid w:val="000C22A5"/>
    <w:rsid w:val="000C241E"/>
    <w:rsid w:val="000C3D60"/>
    <w:rsid w:val="000C4B1F"/>
    <w:rsid w:val="000C4CD2"/>
    <w:rsid w:val="000C4ECA"/>
    <w:rsid w:val="000C635A"/>
    <w:rsid w:val="000D020B"/>
    <w:rsid w:val="000D0736"/>
    <w:rsid w:val="000D1830"/>
    <w:rsid w:val="000D1922"/>
    <w:rsid w:val="000D2AED"/>
    <w:rsid w:val="000D332B"/>
    <w:rsid w:val="000D40AF"/>
    <w:rsid w:val="000D493E"/>
    <w:rsid w:val="000D4B0F"/>
    <w:rsid w:val="000D5342"/>
    <w:rsid w:val="000D7A2C"/>
    <w:rsid w:val="000E0FE7"/>
    <w:rsid w:val="000E1D57"/>
    <w:rsid w:val="000E20B5"/>
    <w:rsid w:val="000E2B30"/>
    <w:rsid w:val="000E46E8"/>
    <w:rsid w:val="000E5020"/>
    <w:rsid w:val="000E5891"/>
    <w:rsid w:val="000E63A1"/>
    <w:rsid w:val="000E6FAA"/>
    <w:rsid w:val="000E70F9"/>
    <w:rsid w:val="000E71B4"/>
    <w:rsid w:val="000E7CC7"/>
    <w:rsid w:val="000F2AD4"/>
    <w:rsid w:val="000F2E78"/>
    <w:rsid w:val="000F3282"/>
    <w:rsid w:val="000F378A"/>
    <w:rsid w:val="000F47BF"/>
    <w:rsid w:val="000F5F04"/>
    <w:rsid w:val="000F607F"/>
    <w:rsid w:val="000F6146"/>
    <w:rsid w:val="000F647C"/>
    <w:rsid w:val="000F696E"/>
    <w:rsid w:val="000F72FD"/>
    <w:rsid w:val="001005CE"/>
    <w:rsid w:val="00101147"/>
    <w:rsid w:val="001025AB"/>
    <w:rsid w:val="001053F7"/>
    <w:rsid w:val="00106AFF"/>
    <w:rsid w:val="00107724"/>
    <w:rsid w:val="00107EF9"/>
    <w:rsid w:val="0011049C"/>
    <w:rsid w:val="0011095C"/>
    <w:rsid w:val="00111E35"/>
    <w:rsid w:val="00112E7F"/>
    <w:rsid w:val="00112FE4"/>
    <w:rsid w:val="00113533"/>
    <w:rsid w:val="001137FE"/>
    <w:rsid w:val="00113EDC"/>
    <w:rsid w:val="0011526E"/>
    <w:rsid w:val="001163FC"/>
    <w:rsid w:val="001164D2"/>
    <w:rsid w:val="0011655F"/>
    <w:rsid w:val="001165F4"/>
    <w:rsid w:val="00117976"/>
    <w:rsid w:val="00121C2C"/>
    <w:rsid w:val="001220A5"/>
    <w:rsid w:val="0012286C"/>
    <w:rsid w:val="001234C6"/>
    <w:rsid w:val="00123671"/>
    <w:rsid w:val="001243D9"/>
    <w:rsid w:val="00124AFE"/>
    <w:rsid w:val="00125891"/>
    <w:rsid w:val="00127F79"/>
    <w:rsid w:val="00130917"/>
    <w:rsid w:val="00131124"/>
    <w:rsid w:val="00131C61"/>
    <w:rsid w:val="00131E6A"/>
    <w:rsid w:val="0013207B"/>
    <w:rsid w:val="0013250E"/>
    <w:rsid w:val="00132588"/>
    <w:rsid w:val="00134E95"/>
    <w:rsid w:val="00136457"/>
    <w:rsid w:val="00136479"/>
    <w:rsid w:val="0013668C"/>
    <w:rsid w:val="00136AF4"/>
    <w:rsid w:val="00137548"/>
    <w:rsid w:val="00140028"/>
    <w:rsid w:val="001400CE"/>
    <w:rsid w:val="001405EC"/>
    <w:rsid w:val="001412B6"/>
    <w:rsid w:val="001416C1"/>
    <w:rsid w:val="00141740"/>
    <w:rsid w:val="001437F6"/>
    <w:rsid w:val="00143BA7"/>
    <w:rsid w:val="001449F1"/>
    <w:rsid w:val="0014536E"/>
    <w:rsid w:val="00145A45"/>
    <w:rsid w:val="00145F68"/>
    <w:rsid w:val="00150181"/>
    <w:rsid w:val="001508D7"/>
    <w:rsid w:val="00151E2E"/>
    <w:rsid w:val="00152F2A"/>
    <w:rsid w:val="00154C3C"/>
    <w:rsid w:val="00155EC7"/>
    <w:rsid w:val="0015753E"/>
    <w:rsid w:val="001578F4"/>
    <w:rsid w:val="00161D32"/>
    <w:rsid w:val="001620F0"/>
    <w:rsid w:val="0016215E"/>
    <w:rsid w:val="0016258E"/>
    <w:rsid w:val="001644F5"/>
    <w:rsid w:val="0016467C"/>
    <w:rsid w:val="00165960"/>
    <w:rsid w:val="0016685C"/>
    <w:rsid w:val="00166C98"/>
    <w:rsid w:val="00166CFD"/>
    <w:rsid w:val="00167C7D"/>
    <w:rsid w:val="00170EBB"/>
    <w:rsid w:val="0017148D"/>
    <w:rsid w:val="00171EC7"/>
    <w:rsid w:val="001727BD"/>
    <w:rsid w:val="00172B14"/>
    <w:rsid w:val="00173D47"/>
    <w:rsid w:val="001747E3"/>
    <w:rsid w:val="00174DE9"/>
    <w:rsid w:val="00175B11"/>
    <w:rsid w:val="00175F05"/>
    <w:rsid w:val="00176920"/>
    <w:rsid w:val="00176FF8"/>
    <w:rsid w:val="001808CC"/>
    <w:rsid w:val="00182039"/>
    <w:rsid w:val="00182223"/>
    <w:rsid w:val="00185634"/>
    <w:rsid w:val="00186542"/>
    <w:rsid w:val="00186675"/>
    <w:rsid w:val="00186FC4"/>
    <w:rsid w:val="0018741F"/>
    <w:rsid w:val="001877C1"/>
    <w:rsid w:val="00190090"/>
    <w:rsid w:val="001901DB"/>
    <w:rsid w:val="00190B27"/>
    <w:rsid w:val="0019109A"/>
    <w:rsid w:val="001915A3"/>
    <w:rsid w:val="00191C45"/>
    <w:rsid w:val="00192EE7"/>
    <w:rsid w:val="00193763"/>
    <w:rsid w:val="00193835"/>
    <w:rsid w:val="00195EEE"/>
    <w:rsid w:val="00196668"/>
    <w:rsid w:val="001A0B27"/>
    <w:rsid w:val="001A0B7C"/>
    <w:rsid w:val="001A240F"/>
    <w:rsid w:val="001A24F4"/>
    <w:rsid w:val="001A2622"/>
    <w:rsid w:val="001A4592"/>
    <w:rsid w:val="001A4F68"/>
    <w:rsid w:val="001A5245"/>
    <w:rsid w:val="001A5AD9"/>
    <w:rsid w:val="001A7724"/>
    <w:rsid w:val="001A7C95"/>
    <w:rsid w:val="001B1E26"/>
    <w:rsid w:val="001B2C6B"/>
    <w:rsid w:val="001B3B14"/>
    <w:rsid w:val="001B3BA1"/>
    <w:rsid w:val="001B3BEC"/>
    <w:rsid w:val="001B3EB3"/>
    <w:rsid w:val="001B468E"/>
    <w:rsid w:val="001B4BBC"/>
    <w:rsid w:val="001B520D"/>
    <w:rsid w:val="001B58DF"/>
    <w:rsid w:val="001B6F6E"/>
    <w:rsid w:val="001B7213"/>
    <w:rsid w:val="001B76B1"/>
    <w:rsid w:val="001C0526"/>
    <w:rsid w:val="001C0783"/>
    <w:rsid w:val="001C2384"/>
    <w:rsid w:val="001C2B75"/>
    <w:rsid w:val="001C2CE3"/>
    <w:rsid w:val="001C2E76"/>
    <w:rsid w:val="001C3F0A"/>
    <w:rsid w:val="001C45AE"/>
    <w:rsid w:val="001C714A"/>
    <w:rsid w:val="001C73DF"/>
    <w:rsid w:val="001D1416"/>
    <w:rsid w:val="001D211E"/>
    <w:rsid w:val="001D26F0"/>
    <w:rsid w:val="001D2A7B"/>
    <w:rsid w:val="001D31C6"/>
    <w:rsid w:val="001D326C"/>
    <w:rsid w:val="001D3344"/>
    <w:rsid w:val="001D3791"/>
    <w:rsid w:val="001D3B43"/>
    <w:rsid w:val="001D4853"/>
    <w:rsid w:val="001D7755"/>
    <w:rsid w:val="001E1085"/>
    <w:rsid w:val="001E17D7"/>
    <w:rsid w:val="001E2155"/>
    <w:rsid w:val="001E2548"/>
    <w:rsid w:val="001E4293"/>
    <w:rsid w:val="001E4749"/>
    <w:rsid w:val="001E51B4"/>
    <w:rsid w:val="001E5592"/>
    <w:rsid w:val="001E74F1"/>
    <w:rsid w:val="001E7936"/>
    <w:rsid w:val="001F10EE"/>
    <w:rsid w:val="001F1828"/>
    <w:rsid w:val="001F1BA1"/>
    <w:rsid w:val="001F1CAA"/>
    <w:rsid w:val="001F29E6"/>
    <w:rsid w:val="001F2ED1"/>
    <w:rsid w:val="001F38FC"/>
    <w:rsid w:val="001F5B55"/>
    <w:rsid w:val="001F70A2"/>
    <w:rsid w:val="00201419"/>
    <w:rsid w:val="00201AAB"/>
    <w:rsid w:val="0020256C"/>
    <w:rsid w:val="002040FE"/>
    <w:rsid w:val="00204765"/>
    <w:rsid w:val="002055D2"/>
    <w:rsid w:val="002057E6"/>
    <w:rsid w:val="00205E67"/>
    <w:rsid w:val="002067A8"/>
    <w:rsid w:val="002069E6"/>
    <w:rsid w:val="00207747"/>
    <w:rsid w:val="00207E15"/>
    <w:rsid w:val="00210DDA"/>
    <w:rsid w:val="002128AF"/>
    <w:rsid w:val="00213535"/>
    <w:rsid w:val="00213E83"/>
    <w:rsid w:val="00215217"/>
    <w:rsid w:val="0021524B"/>
    <w:rsid w:val="00215774"/>
    <w:rsid w:val="00215EE3"/>
    <w:rsid w:val="0021643E"/>
    <w:rsid w:val="00216D87"/>
    <w:rsid w:val="00217084"/>
    <w:rsid w:val="002173F1"/>
    <w:rsid w:val="002178D7"/>
    <w:rsid w:val="00220DA9"/>
    <w:rsid w:val="002226DE"/>
    <w:rsid w:val="0022279D"/>
    <w:rsid w:val="00223024"/>
    <w:rsid w:val="0022400E"/>
    <w:rsid w:val="002242A7"/>
    <w:rsid w:val="002247BF"/>
    <w:rsid w:val="00225314"/>
    <w:rsid w:val="00225635"/>
    <w:rsid w:val="00225746"/>
    <w:rsid w:val="00225E15"/>
    <w:rsid w:val="00226DF1"/>
    <w:rsid w:val="00226F0E"/>
    <w:rsid w:val="00227D25"/>
    <w:rsid w:val="0023017D"/>
    <w:rsid w:val="00230883"/>
    <w:rsid w:val="00231232"/>
    <w:rsid w:val="002313BC"/>
    <w:rsid w:val="00232493"/>
    <w:rsid w:val="0023342B"/>
    <w:rsid w:val="00234190"/>
    <w:rsid w:val="00234A2D"/>
    <w:rsid w:val="00234F1E"/>
    <w:rsid w:val="00235389"/>
    <w:rsid w:val="00235420"/>
    <w:rsid w:val="0023668E"/>
    <w:rsid w:val="00237315"/>
    <w:rsid w:val="002374CF"/>
    <w:rsid w:val="00240642"/>
    <w:rsid w:val="00240B94"/>
    <w:rsid w:val="00240E79"/>
    <w:rsid w:val="00241A67"/>
    <w:rsid w:val="00243B45"/>
    <w:rsid w:val="00247585"/>
    <w:rsid w:val="00251637"/>
    <w:rsid w:val="0025188F"/>
    <w:rsid w:val="00251F58"/>
    <w:rsid w:val="002529AC"/>
    <w:rsid w:val="00252DE7"/>
    <w:rsid w:val="002538B3"/>
    <w:rsid w:val="002542E6"/>
    <w:rsid w:val="002558FE"/>
    <w:rsid w:val="00255E5B"/>
    <w:rsid w:val="00261140"/>
    <w:rsid w:val="00261BBB"/>
    <w:rsid w:val="00261CC4"/>
    <w:rsid w:val="0026238A"/>
    <w:rsid w:val="00265DEE"/>
    <w:rsid w:val="0026650C"/>
    <w:rsid w:val="0026683E"/>
    <w:rsid w:val="00266E7D"/>
    <w:rsid w:val="00266F83"/>
    <w:rsid w:val="00270BEF"/>
    <w:rsid w:val="00271184"/>
    <w:rsid w:val="00271287"/>
    <w:rsid w:val="00271411"/>
    <w:rsid w:val="00273078"/>
    <w:rsid w:val="002740D5"/>
    <w:rsid w:val="00274423"/>
    <w:rsid w:val="00274A5D"/>
    <w:rsid w:val="00275A2E"/>
    <w:rsid w:val="00277B09"/>
    <w:rsid w:val="002809D0"/>
    <w:rsid w:val="00280ECD"/>
    <w:rsid w:val="002815E3"/>
    <w:rsid w:val="00281918"/>
    <w:rsid w:val="00281BEF"/>
    <w:rsid w:val="00281E2A"/>
    <w:rsid w:val="00282413"/>
    <w:rsid w:val="002828C2"/>
    <w:rsid w:val="0028374C"/>
    <w:rsid w:val="00284F27"/>
    <w:rsid w:val="00285552"/>
    <w:rsid w:val="002855E9"/>
    <w:rsid w:val="002856E7"/>
    <w:rsid w:val="00286795"/>
    <w:rsid w:val="002869DA"/>
    <w:rsid w:val="00287D4A"/>
    <w:rsid w:val="00287DAB"/>
    <w:rsid w:val="00287DDA"/>
    <w:rsid w:val="002900C8"/>
    <w:rsid w:val="0029016D"/>
    <w:rsid w:val="00290BAA"/>
    <w:rsid w:val="0029342A"/>
    <w:rsid w:val="00294138"/>
    <w:rsid w:val="00294A3B"/>
    <w:rsid w:val="002971CC"/>
    <w:rsid w:val="002978B1"/>
    <w:rsid w:val="00297C4E"/>
    <w:rsid w:val="00297C5B"/>
    <w:rsid w:val="002A0ADC"/>
    <w:rsid w:val="002A0BCA"/>
    <w:rsid w:val="002A0FDD"/>
    <w:rsid w:val="002A1E5C"/>
    <w:rsid w:val="002A269F"/>
    <w:rsid w:val="002A2DEC"/>
    <w:rsid w:val="002A307F"/>
    <w:rsid w:val="002A386F"/>
    <w:rsid w:val="002A41C2"/>
    <w:rsid w:val="002A477A"/>
    <w:rsid w:val="002A4D40"/>
    <w:rsid w:val="002A4E0D"/>
    <w:rsid w:val="002A5113"/>
    <w:rsid w:val="002A6558"/>
    <w:rsid w:val="002A671C"/>
    <w:rsid w:val="002B17A9"/>
    <w:rsid w:val="002B2B9E"/>
    <w:rsid w:val="002B2EF8"/>
    <w:rsid w:val="002B3018"/>
    <w:rsid w:val="002B324F"/>
    <w:rsid w:val="002B3817"/>
    <w:rsid w:val="002B3977"/>
    <w:rsid w:val="002B47CA"/>
    <w:rsid w:val="002B4B54"/>
    <w:rsid w:val="002B4D15"/>
    <w:rsid w:val="002B538A"/>
    <w:rsid w:val="002B5603"/>
    <w:rsid w:val="002B5BF1"/>
    <w:rsid w:val="002B5E5E"/>
    <w:rsid w:val="002B655F"/>
    <w:rsid w:val="002B75DD"/>
    <w:rsid w:val="002B7641"/>
    <w:rsid w:val="002B7694"/>
    <w:rsid w:val="002B7986"/>
    <w:rsid w:val="002C0437"/>
    <w:rsid w:val="002C23D7"/>
    <w:rsid w:val="002C29A6"/>
    <w:rsid w:val="002C2BFD"/>
    <w:rsid w:val="002C308A"/>
    <w:rsid w:val="002C3A03"/>
    <w:rsid w:val="002C518E"/>
    <w:rsid w:val="002C58EC"/>
    <w:rsid w:val="002C65C2"/>
    <w:rsid w:val="002C725D"/>
    <w:rsid w:val="002D003D"/>
    <w:rsid w:val="002D0DA9"/>
    <w:rsid w:val="002D12FF"/>
    <w:rsid w:val="002D357A"/>
    <w:rsid w:val="002D3721"/>
    <w:rsid w:val="002D3C0D"/>
    <w:rsid w:val="002D3FE2"/>
    <w:rsid w:val="002D4C14"/>
    <w:rsid w:val="002D4FD2"/>
    <w:rsid w:val="002D52A5"/>
    <w:rsid w:val="002D65BB"/>
    <w:rsid w:val="002D6A47"/>
    <w:rsid w:val="002D6A84"/>
    <w:rsid w:val="002D7AE7"/>
    <w:rsid w:val="002D7E33"/>
    <w:rsid w:val="002E0DB4"/>
    <w:rsid w:val="002E2BE4"/>
    <w:rsid w:val="002E363B"/>
    <w:rsid w:val="002E36EF"/>
    <w:rsid w:val="002E3C76"/>
    <w:rsid w:val="002E3D85"/>
    <w:rsid w:val="002E49CD"/>
    <w:rsid w:val="002E5002"/>
    <w:rsid w:val="002E6406"/>
    <w:rsid w:val="002E72EB"/>
    <w:rsid w:val="002E7B25"/>
    <w:rsid w:val="002F06A6"/>
    <w:rsid w:val="002F0804"/>
    <w:rsid w:val="002F08D3"/>
    <w:rsid w:val="002F175E"/>
    <w:rsid w:val="002F3B32"/>
    <w:rsid w:val="002F4389"/>
    <w:rsid w:val="002F4C3F"/>
    <w:rsid w:val="002F6172"/>
    <w:rsid w:val="002F6382"/>
    <w:rsid w:val="002F7558"/>
    <w:rsid w:val="00300EA9"/>
    <w:rsid w:val="0030128F"/>
    <w:rsid w:val="00301B8A"/>
    <w:rsid w:val="003027DF"/>
    <w:rsid w:val="00302DA9"/>
    <w:rsid w:val="003032E0"/>
    <w:rsid w:val="003040FC"/>
    <w:rsid w:val="00304A40"/>
    <w:rsid w:val="00305005"/>
    <w:rsid w:val="00305081"/>
    <w:rsid w:val="0030540A"/>
    <w:rsid w:val="00305475"/>
    <w:rsid w:val="003111C0"/>
    <w:rsid w:val="00311383"/>
    <w:rsid w:val="00311B2E"/>
    <w:rsid w:val="00312257"/>
    <w:rsid w:val="0031366E"/>
    <w:rsid w:val="00313C2D"/>
    <w:rsid w:val="0031413E"/>
    <w:rsid w:val="00314CA9"/>
    <w:rsid w:val="00315C6C"/>
    <w:rsid w:val="00317572"/>
    <w:rsid w:val="00317D29"/>
    <w:rsid w:val="003202B4"/>
    <w:rsid w:val="0032033E"/>
    <w:rsid w:val="00321795"/>
    <w:rsid w:val="00322028"/>
    <w:rsid w:val="003220DA"/>
    <w:rsid w:val="00322C44"/>
    <w:rsid w:val="00322CB3"/>
    <w:rsid w:val="00322E02"/>
    <w:rsid w:val="00324AA9"/>
    <w:rsid w:val="00325811"/>
    <w:rsid w:val="00325C59"/>
    <w:rsid w:val="00325F62"/>
    <w:rsid w:val="00325FE5"/>
    <w:rsid w:val="0032760D"/>
    <w:rsid w:val="003303EC"/>
    <w:rsid w:val="003316F7"/>
    <w:rsid w:val="003323CC"/>
    <w:rsid w:val="00332E0B"/>
    <w:rsid w:val="003331A4"/>
    <w:rsid w:val="00333680"/>
    <w:rsid w:val="00333B78"/>
    <w:rsid w:val="00333E30"/>
    <w:rsid w:val="0033430F"/>
    <w:rsid w:val="00336F2F"/>
    <w:rsid w:val="003404C8"/>
    <w:rsid w:val="0034072C"/>
    <w:rsid w:val="00340B20"/>
    <w:rsid w:val="00341B65"/>
    <w:rsid w:val="00342A5A"/>
    <w:rsid w:val="00343209"/>
    <w:rsid w:val="0034385F"/>
    <w:rsid w:val="00343E51"/>
    <w:rsid w:val="0034410F"/>
    <w:rsid w:val="0034455C"/>
    <w:rsid w:val="00346553"/>
    <w:rsid w:val="0034655F"/>
    <w:rsid w:val="003475AF"/>
    <w:rsid w:val="00350D76"/>
    <w:rsid w:val="003514B3"/>
    <w:rsid w:val="00351E71"/>
    <w:rsid w:val="00352264"/>
    <w:rsid w:val="003537A9"/>
    <w:rsid w:val="0035425B"/>
    <w:rsid w:val="0035492B"/>
    <w:rsid w:val="00354A6A"/>
    <w:rsid w:val="00356849"/>
    <w:rsid w:val="00356926"/>
    <w:rsid w:val="00356943"/>
    <w:rsid w:val="003602B0"/>
    <w:rsid w:val="00360C36"/>
    <w:rsid w:val="003611F3"/>
    <w:rsid w:val="00361871"/>
    <w:rsid w:val="00362243"/>
    <w:rsid w:val="0036350B"/>
    <w:rsid w:val="003640CC"/>
    <w:rsid w:val="003648E0"/>
    <w:rsid w:val="00364B0C"/>
    <w:rsid w:val="0036558C"/>
    <w:rsid w:val="003657F9"/>
    <w:rsid w:val="00365966"/>
    <w:rsid w:val="00365D21"/>
    <w:rsid w:val="00366BFE"/>
    <w:rsid w:val="00367019"/>
    <w:rsid w:val="00367208"/>
    <w:rsid w:val="00370474"/>
    <w:rsid w:val="003706E1"/>
    <w:rsid w:val="003707EC"/>
    <w:rsid w:val="003720F2"/>
    <w:rsid w:val="0037228B"/>
    <w:rsid w:val="0037232A"/>
    <w:rsid w:val="00372C5D"/>
    <w:rsid w:val="003735E5"/>
    <w:rsid w:val="00373DBB"/>
    <w:rsid w:val="00373F47"/>
    <w:rsid w:val="00374136"/>
    <w:rsid w:val="00374762"/>
    <w:rsid w:val="00375712"/>
    <w:rsid w:val="0037588F"/>
    <w:rsid w:val="003758BF"/>
    <w:rsid w:val="003759E7"/>
    <w:rsid w:val="00375D71"/>
    <w:rsid w:val="00375FEA"/>
    <w:rsid w:val="003764E1"/>
    <w:rsid w:val="00376BB3"/>
    <w:rsid w:val="0037728C"/>
    <w:rsid w:val="00380987"/>
    <w:rsid w:val="00380C3C"/>
    <w:rsid w:val="00381068"/>
    <w:rsid w:val="00381EE3"/>
    <w:rsid w:val="003823BF"/>
    <w:rsid w:val="003828A5"/>
    <w:rsid w:val="00382BCB"/>
    <w:rsid w:val="00382C88"/>
    <w:rsid w:val="003836DF"/>
    <w:rsid w:val="0038401E"/>
    <w:rsid w:val="003845FC"/>
    <w:rsid w:val="0038492E"/>
    <w:rsid w:val="00386A86"/>
    <w:rsid w:val="00387916"/>
    <w:rsid w:val="00387F52"/>
    <w:rsid w:val="00390126"/>
    <w:rsid w:val="003910F0"/>
    <w:rsid w:val="00391F3A"/>
    <w:rsid w:val="00392A4D"/>
    <w:rsid w:val="00392B89"/>
    <w:rsid w:val="00392D21"/>
    <w:rsid w:val="00392FDC"/>
    <w:rsid w:val="00394AAB"/>
    <w:rsid w:val="00395EED"/>
    <w:rsid w:val="003A2491"/>
    <w:rsid w:val="003A37B6"/>
    <w:rsid w:val="003A3A36"/>
    <w:rsid w:val="003A4427"/>
    <w:rsid w:val="003A5511"/>
    <w:rsid w:val="003A59C2"/>
    <w:rsid w:val="003A5D83"/>
    <w:rsid w:val="003A5E9F"/>
    <w:rsid w:val="003A6522"/>
    <w:rsid w:val="003A73DF"/>
    <w:rsid w:val="003B0633"/>
    <w:rsid w:val="003B080E"/>
    <w:rsid w:val="003B0925"/>
    <w:rsid w:val="003B2212"/>
    <w:rsid w:val="003B2E08"/>
    <w:rsid w:val="003B37F4"/>
    <w:rsid w:val="003B3C33"/>
    <w:rsid w:val="003B3E46"/>
    <w:rsid w:val="003B53E4"/>
    <w:rsid w:val="003B596D"/>
    <w:rsid w:val="003B59C2"/>
    <w:rsid w:val="003B6C41"/>
    <w:rsid w:val="003B782D"/>
    <w:rsid w:val="003C097C"/>
    <w:rsid w:val="003C0A91"/>
    <w:rsid w:val="003C0CA4"/>
    <w:rsid w:val="003C135A"/>
    <w:rsid w:val="003C1B2F"/>
    <w:rsid w:val="003C219A"/>
    <w:rsid w:val="003C27BD"/>
    <w:rsid w:val="003C343F"/>
    <w:rsid w:val="003C5871"/>
    <w:rsid w:val="003C637B"/>
    <w:rsid w:val="003C68D7"/>
    <w:rsid w:val="003C69E0"/>
    <w:rsid w:val="003C71D7"/>
    <w:rsid w:val="003C7A3C"/>
    <w:rsid w:val="003C7DE8"/>
    <w:rsid w:val="003D200F"/>
    <w:rsid w:val="003D2114"/>
    <w:rsid w:val="003D2228"/>
    <w:rsid w:val="003D2414"/>
    <w:rsid w:val="003D2929"/>
    <w:rsid w:val="003D33F4"/>
    <w:rsid w:val="003D3C09"/>
    <w:rsid w:val="003D3CC8"/>
    <w:rsid w:val="003D4148"/>
    <w:rsid w:val="003D5F1D"/>
    <w:rsid w:val="003D6B82"/>
    <w:rsid w:val="003D6B99"/>
    <w:rsid w:val="003D6FF4"/>
    <w:rsid w:val="003D7D7B"/>
    <w:rsid w:val="003E1280"/>
    <w:rsid w:val="003E19E6"/>
    <w:rsid w:val="003E20EE"/>
    <w:rsid w:val="003E3DE4"/>
    <w:rsid w:val="003E3E14"/>
    <w:rsid w:val="003E45D2"/>
    <w:rsid w:val="003E696D"/>
    <w:rsid w:val="003E6A59"/>
    <w:rsid w:val="003E6EEA"/>
    <w:rsid w:val="003E7502"/>
    <w:rsid w:val="003F01CC"/>
    <w:rsid w:val="003F079A"/>
    <w:rsid w:val="003F1547"/>
    <w:rsid w:val="003F1F75"/>
    <w:rsid w:val="003F28F4"/>
    <w:rsid w:val="003F2D8F"/>
    <w:rsid w:val="003F2E86"/>
    <w:rsid w:val="003F301D"/>
    <w:rsid w:val="003F320F"/>
    <w:rsid w:val="003F3729"/>
    <w:rsid w:val="003F401E"/>
    <w:rsid w:val="003F45A2"/>
    <w:rsid w:val="003F4CB0"/>
    <w:rsid w:val="003F504A"/>
    <w:rsid w:val="003F522E"/>
    <w:rsid w:val="003F78EA"/>
    <w:rsid w:val="003F7C65"/>
    <w:rsid w:val="0040040C"/>
    <w:rsid w:val="00401187"/>
    <w:rsid w:val="004019AC"/>
    <w:rsid w:val="00402266"/>
    <w:rsid w:val="0040331C"/>
    <w:rsid w:val="004035A2"/>
    <w:rsid w:val="00403698"/>
    <w:rsid w:val="00403A99"/>
    <w:rsid w:val="00403B0F"/>
    <w:rsid w:val="00404216"/>
    <w:rsid w:val="00404D7E"/>
    <w:rsid w:val="0040519A"/>
    <w:rsid w:val="00406292"/>
    <w:rsid w:val="0040662D"/>
    <w:rsid w:val="0040754A"/>
    <w:rsid w:val="00411053"/>
    <w:rsid w:val="0041166E"/>
    <w:rsid w:val="00412C40"/>
    <w:rsid w:val="00412CCC"/>
    <w:rsid w:val="00412EBB"/>
    <w:rsid w:val="0041304B"/>
    <w:rsid w:val="00413A3A"/>
    <w:rsid w:val="004140C1"/>
    <w:rsid w:val="0041524A"/>
    <w:rsid w:val="0041553E"/>
    <w:rsid w:val="00416639"/>
    <w:rsid w:val="00417C38"/>
    <w:rsid w:val="00417D3A"/>
    <w:rsid w:val="00421843"/>
    <w:rsid w:val="00421E2B"/>
    <w:rsid w:val="00422CBE"/>
    <w:rsid w:val="0042375F"/>
    <w:rsid w:val="00423DE1"/>
    <w:rsid w:val="00424B05"/>
    <w:rsid w:val="0042574A"/>
    <w:rsid w:val="00427689"/>
    <w:rsid w:val="00430411"/>
    <w:rsid w:val="004304CE"/>
    <w:rsid w:val="004306A7"/>
    <w:rsid w:val="00430987"/>
    <w:rsid w:val="00430A2E"/>
    <w:rsid w:val="00430B36"/>
    <w:rsid w:val="00431502"/>
    <w:rsid w:val="0043151A"/>
    <w:rsid w:val="004319C6"/>
    <w:rsid w:val="00431ED6"/>
    <w:rsid w:val="00431F77"/>
    <w:rsid w:val="00433794"/>
    <w:rsid w:val="00433BFE"/>
    <w:rsid w:val="00433C9F"/>
    <w:rsid w:val="00433DCB"/>
    <w:rsid w:val="004351F5"/>
    <w:rsid w:val="00435228"/>
    <w:rsid w:val="00435749"/>
    <w:rsid w:val="00436608"/>
    <w:rsid w:val="004367E9"/>
    <w:rsid w:val="00440313"/>
    <w:rsid w:val="00440782"/>
    <w:rsid w:val="00441481"/>
    <w:rsid w:val="00441A30"/>
    <w:rsid w:val="00442398"/>
    <w:rsid w:val="00442B2C"/>
    <w:rsid w:val="0044443D"/>
    <w:rsid w:val="004461B0"/>
    <w:rsid w:val="00446EEB"/>
    <w:rsid w:val="00447669"/>
    <w:rsid w:val="00450584"/>
    <w:rsid w:val="004509AC"/>
    <w:rsid w:val="004511AF"/>
    <w:rsid w:val="00456767"/>
    <w:rsid w:val="004571EC"/>
    <w:rsid w:val="00457273"/>
    <w:rsid w:val="00460A43"/>
    <w:rsid w:val="0046188A"/>
    <w:rsid w:val="00461DD5"/>
    <w:rsid w:val="0046216E"/>
    <w:rsid w:val="00462F87"/>
    <w:rsid w:val="00464598"/>
    <w:rsid w:val="00464E6D"/>
    <w:rsid w:val="00465506"/>
    <w:rsid w:val="004658F1"/>
    <w:rsid w:val="004666F5"/>
    <w:rsid w:val="00466FDA"/>
    <w:rsid w:val="0046736C"/>
    <w:rsid w:val="00467E75"/>
    <w:rsid w:val="00470363"/>
    <w:rsid w:val="0047038A"/>
    <w:rsid w:val="00470D27"/>
    <w:rsid w:val="00471101"/>
    <w:rsid w:val="00471357"/>
    <w:rsid w:val="00472925"/>
    <w:rsid w:val="0047339F"/>
    <w:rsid w:val="00473BC4"/>
    <w:rsid w:val="004753E0"/>
    <w:rsid w:val="00476BA9"/>
    <w:rsid w:val="004775CF"/>
    <w:rsid w:val="00477FF4"/>
    <w:rsid w:val="00480E0E"/>
    <w:rsid w:val="00481CD7"/>
    <w:rsid w:val="00482E2A"/>
    <w:rsid w:val="004830AD"/>
    <w:rsid w:val="004833EA"/>
    <w:rsid w:val="00483C73"/>
    <w:rsid w:val="004841B3"/>
    <w:rsid w:val="00484F83"/>
    <w:rsid w:val="00486249"/>
    <w:rsid w:val="0048788C"/>
    <w:rsid w:val="00487D9C"/>
    <w:rsid w:val="004903B6"/>
    <w:rsid w:val="0049061F"/>
    <w:rsid w:val="0049233D"/>
    <w:rsid w:val="004924CF"/>
    <w:rsid w:val="00493250"/>
    <w:rsid w:val="00493FB1"/>
    <w:rsid w:val="00494F64"/>
    <w:rsid w:val="004955BA"/>
    <w:rsid w:val="00495688"/>
    <w:rsid w:val="00495B31"/>
    <w:rsid w:val="00495DC6"/>
    <w:rsid w:val="00496389"/>
    <w:rsid w:val="00496566"/>
    <w:rsid w:val="004A1CBA"/>
    <w:rsid w:val="004A200F"/>
    <w:rsid w:val="004A292A"/>
    <w:rsid w:val="004A34BC"/>
    <w:rsid w:val="004A432B"/>
    <w:rsid w:val="004A46AA"/>
    <w:rsid w:val="004A49DB"/>
    <w:rsid w:val="004A52EB"/>
    <w:rsid w:val="004A544B"/>
    <w:rsid w:val="004A558A"/>
    <w:rsid w:val="004A5BF1"/>
    <w:rsid w:val="004A5E07"/>
    <w:rsid w:val="004A654E"/>
    <w:rsid w:val="004A7908"/>
    <w:rsid w:val="004A7C77"/>
    <w:rsid w:val="004A7CD8"/>
    <w:rsid w:val="004A7CDE"/>
    <w:rsid w:val="004A7D63"/>
    <w:rsid w:val="004B07AA"/>
    <w:rsid w:val="004B1064"/>
    <w:rsid w:val="004B1E8E"/>
    <w:rsid w:val="004B2003"/>
    <w:rsid w:val="004B5CD2"/>
    <w:rsid w:val="004B7A94"/>
    <w:rsid w:val="004B7DAC"/>
    <w:rsid w:val="004C07A3"/>
    <w:rsid w:val="004C0D4B"/>
    <w:rsid w:val="004C1D57"/>
    <w:rsid w:val="004C21F4"/>
    <w:rsid w:val="004C2D9A"/>
    <w:rsid w:val="004C2E16"/>
    <w:rsid w:val="004C2EEA"/>
    <w:rsid w:val="004C345E"/>
    <w:rsid w:val="004C3D1D"/>
    <w:rsid w:val="004C507B"/>
    <w:rsid w:val="004C52C8"/>
    <w:rsid w:val="004C54DD"/>
    <w:rsid w:val="004C65EA"/>
    <w:rsid w:val="004C6670"/>
    <w:rsid w:val="004C6C34"/>
    <w:rsid w:val="004C700A"/>
    <w:rsid w:val="004C790D"/>
    <w:rsid w:val="004C7F07"/>
    <w:rsid w:val="004D0F7F"/>
    <w:rsid w:val="004D0FFA"/>
    <w:rsid w:val="004D36DD"/>
    <w:rsid w:val="004D3994"/>
    <w:rsid w:val="004D3C94"/>
    <w:rsid w:val="004D5D62"/>
    <w:rsid w:val="004D6EFD"/>
    <w:rsid w:val="004D7B59"/>
    <w:rsid w:val="004D7B5D"/>
    <w:rsid w:val="004D7FE5"/>
    <w:rsid w:val="004E0A40"/>
    <w:rsid w:val="004E0B2A"/>
    <w:rsid w:val="004E0EDC"/>
    <w:rsid w:val="004E2516"/>
    <w:rsid w:val="004E43B2"/>
    <w:rsid w:val="004E5236"/>
    <w:rsid w:val="004E5570"/>
    <w:rsid w:val="004E5D74"/>
    <w:rsid w:val="004E5DD6"/>
    <w:rsid w:val="004E6208"/>
    <w:rsid w:val="004E6611"/>
    <w:rsid w:val="004E6C44"/>
    <w:rsid w:val="004E74C1"/>
    <w:rsid w:val="004E77D6"/>
    <w:rsid w:val="004E7862"/>
    <w:rsid w:val="004F094F"/>
    <w:rsid w:val="004F1364"/>
    <w:rsid w:val="004F3548"/>
    <w:rsid w:val="004F35FD"/>
    <w:rsid w:val="004F4063"/>
    <w:rsid w:val="004F50AF"/>
    <w:rsid w:val="004F582C"/>
    <w:rsid w:val="004F6C0C"/>
    <w:rsid w:val="004F6EAB"/>
    <w:rsid w:val="004F710D"/>
    <w:rsid w:val="004F7C55"/>
    <w:rsid w:val="00500000"/>
    <w:rsid w:val="00500404"/>
    <w:rsid w:val="00500CC1"/>
    <w:rsid w:val="00501701"/>
    <w:rsid w:val="00502E1C"/>
    <w:rsid w:val="00502FE2"/>
    <w:rsid w:val="00503BF8"/>
    <w:rsid w:val="00504263"/>
    <w:rsid w:val="00504380"/>
    <w:rsid w:val="00504845"/>
    <w:rsid w:val="0050558E"/>
    <w:rsid w:val="005056EE"/>
    <w:rsid w:val="005068B4"/>
    <w:rsid w:val="00510AB1"/>
    <w:rsid w:val="00510BB4"/>
    <w:rsid w:val="005130AE"/>
    <w:rsid w:val="00513DAC"/>
    <w:rsid w:val="00513E98"/>
    <w:rsid w:val="005142A8"/>
    <w:rsid w:val="00515AC8"/>
    <w:rsid w:val="00516132"/>
    <w:rsid w:val="0051627B"/>
    <w:rsid w:val="00516601"/>
    <w:rsid w:val="0051693C"/>
    <w:rsid w:val="00516A38"/>
    <w:rsid w:val="00520460"/>
    <w:rsid w:val="00520E43"/>
    <w:rsid w:val="0052151B"/>
    <w:rsid w:val="0052184A"/>
    <w:rsid w:val="00521CCE"/>
    <w:rsid w:val="00524F2B"/>
    <w:rsid w:val="00525E8D"/>
    <w:rsid w:val="00526EF4"/>
    <w:rsid w:val="0053000C"/>
    <w:rsid w:val="0053087C"/>
    <w:rsid w:val="00531AFE"/>
    <w:rsid w:val="005323EE"/>
    <w:rsid w:val="00532CD0"/>
    <w:rsid w:val="0053338D"/>
    <w:rsid w:val="00533B50"/>
    <w:rsid w:val="0053471E"/>
    <w:rsid w:val="00534A07"/>
    <w:rsid w:val="00534CD7"/>
    <w:rsid w:val="005354E3"/>
    <w:rsid w:val="00535879"/>
    <w:rsid w:val="00535BA1"/>
    <w:rsid w:val="0053607A"/>
    <w:rsid w:val="005361A5"/>
    <w:rsid w:val="005363D5"/>
    <w:rsid w:val="00540CDE"/>
    <w:rsid w:val="0054165D"/>
    <w:rsid w:val="005421FA"/>
    <w:rsid w:val="00542B17"/>
    <w:rsid w:val="0054420D"/>
    <w:rsid w:val="00544226"/>
    <w:rsid w:val="00544D63"/>
    <w:rsid w:val="005455F6"/>
    <w:rsid w:val="00547446"/>
    <w:rsid w:val="0054745D"/>
    <w:rsid w:val="00550531"/>
    <w:rsid w:val="00551FAE"/>
    <w:rsid w:val="005527A2"/>
    <w:rsid w:val="00552A75"/>
    <w:rsid w:val="00553934"/>
    <w:rsid w:val="00554F09"/>
    <w:rsid w:val="00555F19"/>
    <w:rsid w:val="00556B17"/>
    <w:rsid w:val="00557A2B"/>
    <w:rsid w:val="005606D3"/>
    <w:rsid w:val="00560830"/>
    <w:rsid w:val="005614DE"/>
    <w:rsid w:val="005625F5"/>
    <w:rsid w:val="0056270B"/>
    <w:rsid w:val="00562B20"/>
    <w:rsid w:val="0056385B"/>
    <w:rsid w:val="00563A03"/>
    <w:rsid w:val="00564476"/>
    <w:rsid w:val="00564EBA"/>
    <w:rsid w:val="005650FB"/>
    <w:rsid w:val="005655BC"/>
    <w:rsid w:val="00565D93"/>
    <w:rsid w:val="00565F08"/>
    <w:rsid w:val="00566ACB"/>
    <w:rsid w:val="005670BD"/>
    <w:rsid w:val="00570608"/>
    <w:rsid w:val="005707B1"/>
    <w:rsid w:val="00570A00"/>
    <w:rsid w:val="00570ABD"/>
    <w:rsid w:val="00571544"/>
    <w:rsid w:val="00571848"/>
    <w:rsid w:val="00572B28"/>
    <w:rsid w:val="005732A6"/>
    <w:rsid w:val="00574425"/>
    <w:rsid w:val="00574D9C"/>
    <w:rsid w:val="005756C8"/>
    <w:rsid w:val="00575827"/>
    <w:rsid w:val="0057618A"/>
    <w:rsid w:val="0058118C"/>
    <w:rsid w:val="005813C4"/>
    <w:rsid w:val="00581457"/>
    <w:rsid w:val="0058205D"/>
    <w:rsid w:val="00582500"/>
    <w:rsid w:val="005825A6"/>
    <w:rsid w:val="0058264B"/>
    <w:rsid w:val="00582825"/>
    <w:rsid w:val="005838EC"/>
    <w:rsid w:val="00585F80"/>
    <w:rsid w:val="00586DEB"/>
    <w:rsid w:val="00586F85"/>
    <w:rsid w:val="005875C5"/>
    <w:rsid w:val="005901C7"/>
    <w:rsid w:val="0059023C"/>
    <w:rsid w:val="00590BBC"/>
    <w:rsid w:val="00590C3D"/>
    <w:rsid w:val="00591D90"/>
    <w:rsid w:val="005923F3"/>
    <w:rsid w:val="00592517"/>
    <w:rsid w:val="00593E12"/>
    <w:rsid w:val="00594134"/>
    <w:rsid w:val="00594209"/>
    <w:rsid w:val="00594C03"/>
    <w:rsid w:val="00597070"/>
    <w:rsid w:val="00597210"/>
    <w:rsid w:val="005A11C1"/>
    <w:rsid w:val="005A127E"/>
    <w:rsid w:val="005A1A6F"/>
    <w:rsid w:val="005A1A77"/>
    <w:rsid w:val="005A2AA3"/>
    <w:rsid w:val="005A32D4"/>
    <w:rsid w:val="005A3519"/>
    <w:rsid w:val="005A3BC6"/>
    <w:rsid w:val="005A45E4"/>
    <w:rsid w:val="005A4E8D"/>
    <w:rsid w:val="005A5150"/>
    <w:rsid w:val="005A6A35"/>
    <w:rsid w:val="005A7574"/>
    <w:rsid w:val="005B1550"/>
    <w:rsid w:val="005B16D4"/>
    <w:rsid w:val="005B1887"/>
    <w:rsid w:val="005B229E"/>
    <w:rsid w:val="005B32F4"/>
    <w:rsid w:val="005B3A9C"/>
    <w:rsid w:val="005B43C0"/>
    <w:rsid w:val="005B4BE4"/>
    <w:rsid w:val="005B4F3A"/>
    <w:rsid w:val="005C00BA"/>
    <w:rsid w:val="005C0246"/>
    <w:rsid w:val="005C074D"/>
    <w:rsid w:val="005C081E"/>
    <w:rsid w:val="005C12AC"/>
    <w:rsid w:val="005C1713"/>
    <w:rsid w:val="005C20E0"/>
    <w:rsid w:val="005C22D8"/>
    <w:rsid w:val="005C3121"/>
    <w:rsid w:val="005C4D66"/>
    <w:rsid w:val="005C4F3A"/>
    <w:rsid w:val="005C55EF"/>
    <w:rsid w:val="005C5756"/>
    <w:rsid w:val="005C62DD"/>
    <w:rsid w:val="005D2C20"/>
    <w:rsid w:val="005D2D69"/>
    <w:rsid w:val="005D2FF6"/>
    <w:rsid w:val="005D3592"/>
    <w:rsid w:val="005D3AF2"/>
    <w:rsid w:val="005D4D06"/>
    <w:rsid w:val="005D6DE6"/>
    <w:rsid w:val="005D781D"/>
    <w:rsid w:val="005D786B"/>
    <w:rsid w:val="005E03DB"/>
    <w:rsid w:val="005E05DF"/>
    <w:rsid w:val="005E0763"/>
    <w:rsid w:val="005E1318"/>
    <w:rsid w:val="005E192B"/>
    <w:rsid w:val="005E1C5B"/>
    <w:rsid w:val="005E1EE2"/>
    <w:rsid w:val="005E2383"/>
    <w:rsid w:val="005E285E"/>
    <w:rsid w:val="005E369C"/>
    <w:rsid w:val="005E3DEE"/>
    <w:rsid w:val="005E59D0"/>
    <w:rsid w:val="005E5F39"/>
    <w:rsid w:val="005E692D"/>
    <w:rsid w:val="005E7617"/>
    <w:rsid w:val="005E7A4E"/>
    <w:rsid w:val="005E7B44"/>
    <w:rsid w:val="005F03CE"/>
    <w:rsid w:val="005F14D5"/>
    <w:rsid w:val="005F24F9"/>
    <w:rsid w:val="005F27F1"/>
    <w:rsid w:val="005F3213"/>
    <w:rsid w:val="005F3BAD"/>
    <w:rsid w:val="005F4D4E"/>
    <w:rsid w:val="005F5C05"/>
    <w:rsid w:val="005F68F4"/>
    <w:rsid w:val="0060037E"/>
    <w:rsid w:val="00600E73"/>
    <w:rsid w:val="00601254"/>
    <w:rsid w:val="00601BF9"/>
    <w:rsid w:val="00602139"/>
    <w:rsid w:val="00602C7E"/>
    <w:rsid w:val="0060352C"/>
    <w:rsid w:val="00604EED"/>
    <w:rsid w:val="00605287"/>
    <w:rsid w:val="00605644"/>
    <w:rsid w:val="006057CC"/>
    <w:rsid w:val="00605B34"/>
    <w:rsid w:val="00606B2F"/>
    <w:rsid w:val="00606FCB"/>
    <w:rsid w:val="006070A7"/>
    <w:rsid w:val="00607783"/>
    <w:rsid w:val="00607D00"/>
    <w:rsid w:val="00611093"/>
    <w:rsid w:val="00611EAE"/>
    <w:rsid w:val="00612796"/>
    <w:rsid w:val="00613188"/>
    <w:rsid w:val="00613389"/>
    <w:rsid w:val="006153B0"/>
    <w:rsid w:val="00615A08"/>
    <w:rsid w:val="006170F4"/>
    <w:rsid w:val="00617161"/>
    <w:rsid w:val="00617B6C"/>
    <w:rsid w:val="00620360"/>
    <w:rsid w:val="00620641"/>
    <w:rsid w:val="0062124E"/>
    <w:rsid w:val="00621266"/>
    <w:rsid w:val="00621748"/>
    <w:rsid w:val="0062179E"/>
    <w:rsid w:val="00621DC8"/>
    <w:rsid w:val="006229CE"/>
    <w:rsid w:val="0062322A"/>
    <w:rsid w:val="00623BAA"/>
    <w:rsid w:val="00623D95"/>
    <w:rsid w:val="00623DB3"/>
    <w:rsid w:val="0062577D"/>
    <w:rsid w:val="00626B19"/>
    <w:rsid w:val="006304ED"/>
    <w:rsid w:val="0063091B"/>
    <w:rsid w:val="00631706"/>
    <w:rsid w:val="00632CF0"/>
    <w:rsid w:val="0063356F"/>
    <w:rsid w:val="006335B5"/>
    <w:rsid w:val="00633E27"/>
    <w:rsid w:val="00636683"/>
    <w:rsid w:val="0063707A"/>
    <w:rsid w:val="0063747B"/>
    <w:rsid w:val="0064043A"/>
    <w:rsid w:val="00640515"/>
    <w:rsid w:val="006408FD"/>
    <w:rsid w:val="00641045"/>
    <w:rsid w:val="00641C10"/>
    <w:rsid w:val="0064253F"/>
    <w:rsid w:val="006435B2"/>
    <w:rsid w:val="00645B28"/>
    <w:rsid w:val="00645B6B"/>
    <w:rsid w:val="006460FE"/>
    <w:rsid w:val="006465E0"/>
    <w:rsid w:val="006469BA"/>
    <w:rsid w:val="006477DD"/>
    <w:rsid w:val="00652F5E"/>
    <w:rsid w:val="00653673"/>
    <w:rsid w:val="0065417B"/>
    <w:rsid w:val="00654CA4"/>
    <w:rsid w:val="006552A4"/>
    <w:rsid w:val="0065578F"/>
    <w:rsid w:val="00655F3A"/>
    <w:rsid w:val="006562F6"/>
    <w:rsid w:val="00656B64"/>
    <w:rsid w:val="00656D46"/>
    <w:rsid w:val="006600A1"/>
    <w:rsid w:val="0066026E"/>
    <w:rsid w:val="00660A47"/>
    <w:rsid w:val="00660ADE"/>
    <w:rsid w:val="00662458"/>
    <w:rsid w:val="00662922"/>
    <w:rsid w:val="00664B94"/>
    <w:rsid w:val="00664CA0"/>
    <w:rsid w:val="00664E25"/>
    <w:rsid w:val="00665317"/>
    <w:rsid w:val="00665E90"/>
    <w:rsid w:val="006672BB"/>
    <w:rsid w:val="00670C2E"/>
    <w:rsid w:val="00671092"/>
    <w:rsid w:val="00671C28"/>
    <w:rsid w:val="00672D98"/>
    <w:rsid w:val="00672E42"/>
    <w:rsid w:val="0067472F"/>
    <w:rsid w:val="00674AFB"/>
    <w:rsid w:val="00675229"/>
    <w:rsid w:val="00676598"/>
    <w:rsid w:val="00676734"/>
    <w:rsid w:val="0067727B"/>
    <w:rsid w:val="00677774"/>
    <w:rsid w:val="00677779"/>
    <w:rsid w:val="006806FD"/>
    <w:rsid w:val="00680D59"/>
    <w:rsid w:val="00683093"/>
    <w:rsid w:val="006833EB"/>
    <w:rsid w:val="006838EE"/>
    <w:rsid w:val="00685440"/>
    <w:rsid w:val="00685860"/>
    <w:rsid w:val="00686102"/>
    <w:rsid w:val="006877BA"/>
    <w:rsid w:val="00687B65"/>
    <w:rsid w:val="00690AC9"/>
    <w:rsid w:val="00690AFD"/>
    <w:rsid w:val="00690C9F"/>
    <w:rsid w:val="006926FB"/>
    <w:rsid w:val="00692E2E"/>
    <w:rsid w:val="00692F81"/>
    <w:rsid w:val="006930F0"/>
    <w:rsid w:val="006930F7"/>
    <w:rsid w:val="00693237"/>
    <w:rsid w:val="006948E8"/>
    <w:rsid w:val="006A1387"/>
    <w:rsid w:val="006A16DC"/>
    <w:rsid w:val="006A1FA8"/>
    <w:rsid w:val="006A37F4"/>
    <w:rsid w:val="006A4A18"/>
    <w:rsid w:val="006A54B7"/>
    <w:rsid w:val="006A5C92"/>
    <w:rsid w:val="006A5FD4"/>
    <w:rsid w:val="006A7665"/>
    <w:rsid w:val="006B0A29"/>
    <w:rsid w:val="006B0E11"/>
    <w:rsid w:val="006B0FBD"/>
    <w:rsid w:val="006B1339"/>
    <w:rsid w:val="006B1C9E"/>
    <w:rsid w:val="006B3131"/>
    <w:rsid w:val="006B33A4"/>
    <w:rsid w:val="006B33CA"/>
    <w:rsid w:val="006B341D"/>
    <w:rsid w:val="006B36FA"/>
    <w:rsid w:val="006B3D50"/>
    <w:rsid w:val="006B448D"/>
    <w:rsid w:val="006B7154"/>
    <w:rsid w:val="006BD1D7"/>
    <w:rsid w:val="006C01B3"/>
    <w:rsid w:val="006C02E5"/>
    <w:rsid w:val="006C1D98"/>
    <w:rsid w:val="006C1DBC"/>
    <w:rsid w:val="006C205B"/>
    <w:rsid w:val="006C2705"/>
    <w:rsid w:val="006C3980"/>
    <w:rsid w:val="006C5515"/>
    <w:rsid w:val="006C5AB1"/>
    <w:rsid w:val="006C6B56"/>
    <w:rsid w:val="006C7B4B"/>
    <w:rsid w:val="006C7D13"/>
    <w:rsid w:val="006D0598"/>
    <w:rsid w:val="006D0832"/>
    <w:rsid w:val="006D27CD"/>
    <w:rsid w:val="006D281E"/>
    <w:rsid w:val="006D2B24"/>
    <w:rsid w:val="006D2F95"/>
    <w:rsid w:val="006D3165"/>
    <w:rsid w:val="006D3F9A"/>
    <w:rsid w:val="006D4222"/>
    <w:rsid w:val="006D494F"/>
    <w:rsid w:val="006D78BA"/>
    <w:rsid w:val="006E0A29"/>
    <w:rsid w:val="006E137E"/>
    <w:rsid w:val="006E14F7"/>
    <w:rsid w:val="006E151C"/>
    <w:rsid w:val="006E2179"/>
    <w:rsid w:val="006E2C73"/>
    <w:rsid w:val="006E2CC9"/>
    <w:rsid w:val="006E37C4"/>
    <w:rsid w:val="006E39C4"/>
    <w:rsid w:val="006E44A0"/>
    <w:rsid w:val="006E4639"/>
    <w:rsid w:val="006E4C0D"/>
    <w:rsid w:val="006E4E15"/>
    <w:rsid w:val="006E57A7"/>
    <w:rsid w:val="006E5D43"/>
    <w:rsid w:val="006E6AE0"/>
    <w:rsid w:val="006E6FFF"/>
    <w:rsid w:val="006E71AE"/>
    <w:rsid w:val="006E7372"/>
    <w:rsid w:val="006E73C0"/>
    <w:rsid w:val="006E759F"/>
    <w:rsid w:val="006F1B4C"/>
    <w:rsid w:val="006F1F6C"/>
    <w:rsid w:val="006F22E8"/>
    <w:rsid w:val="006F2FE9"/>
    <w:rsid w:val="006F33D5"/>
    <w:rsid w:val="006F4589"/>
    <w:rsid w:val="006F4B1D"/>
    <w:rsid w:val="006F4CB9"/>
    <w:rsid w:val="006F5C40"/>
    <w:rsid w:val="006F6268"/>
    <w:rsid w:val="006F7C7F"/>
    <w:rsid w:val="006F7FB3"/>
    <w:rsid w:val="007005A0"/>
    <w:rsid w:val="0070129F"/>
    <w:rsid w:val="007012DE"/>
    <w:rsid w:val="00704A0A"/>
    <w:rsid w:val="00705AAB"/>
    <w:rsid w:val="007061DF"/>
    <w:rsid w:val="00707190"/>
    <w:rsid w:val="00707834"/>
    <w:rsid w:val="00711C16"/>
    <w:rsid w:val="00711C7B"/>
    <w:rsid w:val="00711E9B"/>
    <w:rsid w:val="00714E2F"/>
    <w:rsid w:val="007152EF"/>
    <w:rsid w:val="00717CD7"/>
    <w:rsid w:val="00720025"/>
    <w:rsid w:val="00720802"/>
    <w:rsid w:val="00721F0A"/>
    <w:rsid w:val="007239D8"/>
    <w:rsid w:val="00723B0F"/>
    <w:rsid w:val="00723D9C"/>
    <w:rsid w:val="00725818"/>
    <w:rsid w:val="007259AF"/>
    <w:rsid w:val="007260A5"/>
    <w:rsid w:val="00726E14"/>
    <w:rsid w:val="00727893"/>
    <w:rsid w:val="00727ADA"/>
    <w:rsid w:val="00727AF3"/>
    <w:rsid w:val="00727D96"/>
    <w:rsid w:val="00727E83"/>
    <w:rsid w:val="00727E92"/>
    <w:rsid w:val="007301C8"/>
    <w:rsid w:val="00731E76"/>
    <w:rsid w:val="00732468"/>
    <w:rsid w:val="007329AD"/>
    <w:rsid w:val="00732C63"/>
    <w:rsid w:val="00733464"/>
    <w:rsid w:val="00734B36"/>
    <w:rsid w:val="00734CC0"/>
    <w:rsid w:val="00734CCF"/>
    <w:rsid w:val="00735423"/>
    <w:rsid w:val="00735851"/>
    <w:rsid w:val="0073598C"/>
    <w:rsid w:val="00737400"/>
    <w:rsid w:val="00737437"/>
    <w:rsid w:val="00737BDC"/>
    <w:rsid w:val="0074218F"/>
    <w:rsid w:val="007436FB"/>
    <w:rsid w:val="00743772"/>
    <w:rsid w:val="00743F3A"/>
    <w:rsid w:val="00745CB2"/>
    <w:rsid w:val="00746E3C"/>
    <w:rsid w:val="00747468"/>
    <w:rsid w:val="00747FBC"/>
    <w:rsid w:val="00750182"/>
    <w:rsid w:val="00750933"/>
    <w:rsid w:val="00750A11"/>
    <w:rsid w:val="00750C37"/>
    <w:rsid w:val="00750F63"/>
    <w:rsid w:val="00750FC5"/>
    <w:rsid w:val="00751E18"/>
    <w:rsid w:val="0075212B"/>
    <w:rsid w:val="00754010"/>
    <w:rsid w:val="00754488"/>
    <w:rsid w:val="00754805"/>
    <w:rsid w:val="00755025"/>
    <w:rsid w:val="00756110"/>
    <w:rsid w:val="007609A8"/>
    <w:rsid w:val="007615BF"/>
    <w:rsid w:val="00761750"/>
    <w:rsid w:val="007628C2"/>
    <w:rsid w:val="0076367C"/>
    <w:rsid w:val="00763C4D"/>
    <w:rsid w:val="007641F0"/>
    <w:rsid w:val="00764DD8"/>
    <w:rsid w:val="00766379"/>
    <w:rsid w:val="007669DE"/>
    <w:rsid w:val="007679E8"/>
    <w:rsid w:val="00770685"/>
    <w:rsid w:val="00771135"/>
    <w:rsid w:val="00771EC1"/>
    <w:rsid w:val="00772538"/>
    <w:rsid w:val="00773070"/>
    <w:rsid w:val="00773A7D"/>
    <w:rsid w:val="00775556"/>
    <w:rsid w:val="0077649B"/>
    <w:rsid w:val="00776548"/>
    <w:rsid w:val="00776684"/>
    <w:rsid w:val="00776F6C"/>
    <w:rsid w:val="00780046"/>
    <w:rsid w:val="00780CF6"/>
    <w:rsid w:val="0078223D"/>
    <w:rsid w:val="007824F0"/>
    <w:rsid w:val="007840A3"/>
    <w:rsid w:val="007848AB"/>
    <w:rsid w:val="00784C6A"/>
    <w:rsid w:val="00784D85"/>
    <w:rsid w:val="007855A2"/>
    <w:rsid w:val="00786B36"/>
    <w:rsid w:val="00787538"/>
    <w:rsid w:val="0078771D"/>
    <w:rsid w:val="00787812"/>
    <w:rsid w:val="007903B8"/>
    <w:rsid w:val="007907BD"/>
    <w:rsid w:val="00790A34"/>
    <w:rsid w:val="00790AC0"/>
    <w:rsid w:val="00791A35"/>
    <w:rsid w:val="00792B51"/>
    <w:rsid w:val="00792E39"/>
    <w:rsid w:val="00793527"/>
    <w:rsid w:val="0079565C"/>
    <w:rsid w:val="00797ABB"/>
    <w:rsid w:val="00797B0F"/>
    <w:rsid w:val="007A00CA"/>
    <w:rsid w:val="007A10DA"/>
    <w:rsid w:val="007A1A24"/>
    <w:rsid w:val="007A2F8F"/>
    <w:rsid w:val="007A3136"/>
    <w:rsid w:val="007A48FF"/>
    <w:rsid w:val="007A4D80"/>
    <w:rsid w:val="007A4EC6"/>
    <w:rsid w:val="007A4F1D"/>
    <w:rsid w:val="007A65B9"/>
    <w:rsid w:val="007A789C"/>
    <w:rsid w:val="007A7CBA"/>
    <w:rsid w:val="007B00A2"/>
    <w:rsid w:val="007B02BB"/>
    <w:rsid w:val="007B06CF"/>
    <w:rsid w:val="007B1683"/>
    <w:rsid w:val="007B1F3A"/>
    <w:rsid w:val="007B2228"/>
    <w:rsid w:val="007B2EA1"/>
    <w:rsid w:val="007B2FBB"/>
    <w:rsid w:val="007B3257"/>
    <w:rsid w:val="007B4094"/>
    <w:rsid w:val="007B4192"/>
    <w:rsid w:val="007B5D3B"/>
    <w:rsid w:val="007B5FCB"/>
    <w:rsid w:val="007B67F8"/>
    <w:rsid w:val="007B686D"/>
    <w:rsid w:val="007B7324"/>
    <w:rsid w:val="007B7A80"/>
    <w:rsid w:val="007C0001"/>
    <w:rsid w:val="007C1B5D"/>
    <w:rsid w:val="007C2D52"/>
    <w:rsid w:val="007C31D1"/>
    <w:rsid w:val="007C38FD"/>
    <w:rsid w:val="007C3F88"/>
    <w:rsid w:val="007C3FDD"/>
    <w:rsid w:val="007C4850"/>
    <w:rsid w:val="007C73F9"/>
    <w:rsid w:val="007C7710"/>
    <w:rsid w:val="007C773A"/>
    <w:rsid w:val="007D03CC"/>
    <w:rsid w:val="007D15F7"/>
    <w:rsid w:val="007D24FA"/>
    <w:rsid w:val="007D26D3"/>
    <w:rsid w:val="007D287B"/>
    <w:rsid w:val="007D2C75"/>
    <w:rsid w:val="007D31CF"/>
    <w:rsid w:val="007D37CF"/>
    <w:rsid w:val="007D3A35"/>
    <w:rsid w:val="007D4ECC"/>
    <w:rsid w:val="007D6965"/>
    <w:rsid w:val="007D6B08"/>
    <w:rsid w:val="007E02F3"/>
    <w:rsid w:val="007E0772"/>
    <w:rsid w:val="007E081A"/>
    <w:rsid w:val="007E1125"/>
    <w:rsid w:val="007E1206"/>
    <w:rsid w:val="007E3A09"/>
    <w:rsid w:val="007E3BFD"/>
    <w:rsid w:val="007E3C63"/>
    <w:rsid w:val="007E4AA6"/>
    <w:rsid w:val="007E5127"/>
    <w:rsid w:val="007E52DB"/>
    <w:rsid w:val="007E5900"/>
    <w:rsid w:val="007E678C"/>
    <w:rsid w:val="007E7443"/>
    <w:rsid w:val="007E79B4"/>
    <w:rsid w:val="007E7BEC"/>
    <w:rsid w:val="007F0673"/>
    <w:rsid w:val="007F0ABB"/>
    <w:rsid w:val="007F179A"/>
    <w:rsid w:val="007F239B"/>
    <w:rsid w:val="007F286A"/>
    <w:rsid w:val="007F3319"/>
    <w:rsid w:val="007F4380"/>
    <w:rsid w:val="007F4753"/>
    <w:rsid w:val="007F4F54"/>
    <w:rsid w:val="007F5745"/>
    <w:rsid w:val="007F5A0C"/>
    <w:rsid w:val="007F6538"/>
    <w:rsid w:val="007F70A3"/>
    <w:rsid w:val="00801A62"/>
    <w:rsid w:val="00801A94"/>
    <w:rsid w:val="00802118"/>
    <w:rsid w:val="008044A6"/>
    <w:rsid w:val="00804500"/>
    <w:rsid w:val="008046EF"/>
    <w:rsid w:val="00804A65"/>
    <w:rsid w:val="0080696B"/>
    <w:rsid w:val="00806A24"/>
    <w:rsid w:val="00806C2B"/>
    <w:rsid w:val="0080745F"/>
    <w:rsid w:val="00807CBB"/>
    <w:rsid w:val="00807E87"/>
    <w:rsid w:val="008103C2"/>
    <w:rsid w:val="00810A45"/>
    <w:rsid w:val="0081167F"/>
    <w:rsid w:val="008116B9"/>
    <w:rsid w:val="00811F08"/>
    <w:rsid w:val="0081329D"/>
    <w:rsid w:val="00813DDF"/>
    <w:rsid w:val="008145D7"/>
    <w:rsid w:val="00814711"/>
    <w:rsid w:val="00814786"/>
    <w:rsid w:val="00814926"/>
    <w:rsid w:val="00814A71"/>
    <w:rsid w:val="00814FBD"/>
    <w:rsid w:val="00815C96"/>
    <w:rsid w:val="00815E59"/>
    <w:rsid w:val="008173E4"/>
    <w:rsid w:val="00820804"/>
    <w:rsid w:val="008209B9"/>
    <w:rsid w:val="008214BF"/>
    <w:rsid w:val="00821E36"/>
    <w:rsid w:val="008223CF"/>
    <w:rsid w:val="008226D6"/>
    <w:rsid w:val="00822FD3"/>
    <w:rsid w:val="00823331"/>
    <w:rsid w:val="008237DF"/>
    <w:rsid w:val="00823C80"/>
    <w:rsid w:val="008241DA"/>
    <w:rsid w:val="00825252"/>
    <w:rsid w:val="00827D4D"/>
    <w:rsid w:val="00827D5E"/>
    <w:rsid w:val="00830030"/>
    <w:rsid w:val="008300B7"/>
    <w:rsid w:val="008320EE"/>
    <w:rsid w:val="00834A78"/>
    <w:rsid w:val="00834BB6"/>
    <w:rsid w:val="00835797"/>
    <w:rsid w:val="00836C0C"/>
    <w:rsid w:val="008373BF"/>
    <w:rsid w:val="00837C73"/>
    <w:rsid w:val="00837E05"/>
    <w:rsid w:val="0084060A"/>
    <w:rsid w:val="008407A2"/>
    <w:rsid w:val="008407D0"/>
    <w:rsid w:val="00841041"/>
    <w:rsid w:val="00841F6A"/>
    <w:rsid w:val="008433F2"/>
    <w:rsid w:val="008438A8"/>
    <w:rsid w:val="008445DA"/>
    <w:rsid w:val="00844AED"/>
    <w:rsid w:val="00844E10"/>
    <w:rsid w:val="008452CC"/>
    <w:rsid w:val="00847E93"/>
    <w:rsid w:val="0085001D"/>
    <w:rsid w:val="008508DA"/>
    <w:rsid w:val="00852CDD"/>
    <w:rsid w:val="008542C5"/>
    <w:rsid w:val="00855854"/>
    <w:rsid w:val="00855DA7"/>
    <w:rsid w:val="008568B7"/>
    <w:rsid w:val="0085701B"/>
    <w:rsid w:val="0085702F"/>
    <w:rsid w:val="0086085B"/>
    <w:rsid w:val="00860D21"/>
    <w:rsid w:val="0086127F"/>
    <w:rsid w:val="00861299"/>
    <w:rsid w:val="00861ABA"/>
    <w:rsid w:val="00862A87"/>
    <w:rsid w:val="0086363C"/>
    <w:rsid w:val="008636CA"/>
    <w:rsid w:val="00863A94"/>
    <w:rsid w:val="00863FDC"/>
    <w:rsid w:val="00864080"/>
    <w:rsid w:val="00865CBD"/>
    <w:rsid w:val="008661F6"/>
    <w:rsid w:val="00866BA4"/>
    <w:rsid w:val="00866DE8"/>
    <w:rsid w:val="00867205"/>
    <w:rsid w:val="0086765E"/>
    <w:rsid w:val="008708E3"/>
    <w:rsid w:val="008723A7"/>
    <w:rsid w:val="00873302"/>
    <w:rsid w:val="00874362"/>
    <w:rsid w:val="008745F6"/>
    <w:rsid w:val="00875926"/>
    <w:rsid w:val="00875F2B"/>
    <w:rsid w:val="00876900"/>
    <w:rsid w:val="00877012"/>
    <w:rsid w:val="00882866"/>
    <w:rsid w:val="008834AD"/>
    <w:rsid w:val="00883F91"/>
    <w:rsid w:val="00883F9F"/>
    <w:rsid w:val="00884226"/>
    <w:rsid w:val="00884B9C"/>
    <w:rsid w:val="00885311"/>
    <w:rsid w:val="008855E5"/>
    <w:rsid w:val="008902F5"/>
    <w:rsid w:val="008903FB"/>
    <w:rsid w:val="0089117B"/>
    <w:rsid w:val="00891F43"/>
    <w:rsid w:val="008928B8"/>
    <w:rsid w:val="00892D93"/>
    <w:rsid w:val="00893C2A"/>
    <w:rsid w:val="00893F06"/>
    <w:rsid w:val="00893FBD"/>
    <w:rsid w:val="00894147"/>
    <w:rsid w:val="00894201"/>
    <w:rsid w:val="008946B8"/>
    <w:rsid w:val="00894ADB"/>
    <w:rsid w:val="00894FA2"/>
    <w:rsid w:val="00895582"/>
    <w:rsid w:val="00895633"/>
    <w:rsid w:val="00896907"/>
    <w:rsid w:val="00897305"/>
    <w:rsid w:val="008A0A76"/>
    <w:rsid w:val="008A0CD1"/>
    <w:rsid w:val="008A1899"/>
    <w:rsid w:val="008A1BB2"/>
    <w:rsid w:val="008A21F5"/>
    <w:rsid w:val="008A27ED"/>
    <w:rsid w:val="008A443D"/>
    <w:rsid w:val="008A4A35"/>
    <w:rsid w:val="008A50BE"/>
    <w:rsid w:val="008A5BE1"/>
    <w:rsid w:val="008A60E8"/>
    <w:rsid w:val="008A78A8"/>
    <w:rsid w:val="008B0E62"/>
    <w:rsid w:val="008B1100"/>
    <w:rsid w:val="008B1AE8"/>
    <w:rsid w:val="008B2F92"/>
    <w:rsid w:val="008B2FEB"/>
    <w:rsid w:val="008B344F"/>
    <w:rsid w:val="008B4142"/>
    <w:rsid w:val="008B434B"/>
    <w:rsid w:val="008B590E"/>
    <w:rsid w:val="008B59CF"/>
    <w:rsid w:val="008B6294"/>
    <w:rsid w:val="008B6615"/>
    <w:rsid w:val="008B6AA0"/>
    <w:rsid w:val="008B70D9"/>
    <w:rsid w:val="008B7172"/>
    <w:rsid w:val="008C0E95"/>
    <w:rsid w:val="008C1826"/>
    <w:rsid w:val="008C1C1C"/>
    <w:rsid w:val="008C1E1D"/>
    <w:rsid w:val="008C27D2"/>
    <w:rsid w:val="008C3F21"/>
    <w:rsid w:val="008C4129"/>
    <w:rsid w:val="008C46F9"/>
    <w:rsid w:val="008C5376"/>
    <w:rsid w:val="008C639C"/>
    <w:rsid w:val="008C66D3"/>
    <w:rsid w:val="008C71C0"/>
    <w:rsid w:val="008D034F"/>
    <w:rsid w:val="008D0FFE"/>
    <w:rsid w:val="008D1005"/>
    <w:rsid w:val="008D1C90"/>
    <w:rsid w:val="008D1DD4"/>
    <w:rsid w:val="008D33B2"/>
    <w:rsid w:val="008D36C3"/>
    <w:rsid w:val="008D371C"/>
    <w:rsid w:val="008D42B0"/>
    <w:rsid w:val="008D52C3"/>
    <w:rsid w:val="008D62B0"/>
    <w:rsid w:val="008D6711"/>
    <w:rsid w:val="008E00C3"/>
    <w:rsid w:val="008E093B"/>
    <w:rsid w:val="008E09BA"/>
    <w:rsid w:val="008E1554"/>
    <w:rsid w:val="008E15A0"/>
    <w:rsid w:val="008E291A"/>
    <w:rsid w:val="008E2F82"/>
    <w:rsid w:val="008E3321"/>
    <w:rsid w:val="008E34AA"/>
    <w:rsid w:val="008E35B0"/>
    <w:rsid w:val="008E3B22"/>
    <w:rsid w:val="008E4E0D"/>
    <w:rsid w:val="008E5123"/>
    <w:rsid w:val="008E5843"/>
    <w:rsid w:val="008E707A"/>
    <w:rsid w:val="008E737A"/>
    <w:rsid w:val="008E75B2"/>
    <w:rsid w:val="008F08D0"/>
    <w:rsid w:val="008F1FA3"/>
    <w:rsid w:val="008F2129"/>
    <w:rsid w:val="008F24C9"/>
    <w:rsid w:val="008F31BF"/>
    <w:rsid w:val="008F3381"/>
    <w:rsid w:val="008F44C2"/>
    <w:rsid w:val="008F4AC6"/>
    <w:rsid w:val="008F572D"/>
    <w:rsid w:val="008F7851"/>
    <w:rsid w:val="0090000C"/>
    <w:rsid w:val="009003DD"/>
    <w:rsid w:val="00900693"/>
    <w:rsid w:val="00900FBF"/>
    <w:rsid w:val="009018A8"/>
    <w:rsid w:val="00901997"/>
    <w:rsid w:val="00902131"/>
    <w:rsid w:val="009059B1"/>
    <w:rsid w:val="00905BFA"/>
    <w:rsid w:val="00906B47"/>
    <w:rsid w:val="0090777E"/>
    <w:rsid w:val="0091021B"/>
    <w:rsid w:val="009104DA"/>
    <w:rsid w:val="0091186A"/>
    <w:rsid w:val="00912D5C"/>
    <w:rsid w:val="009149C2"/>
    <w:rsid w:val="009152F8"/>
    <w:rsid w:val="00915667"/>
    <w:rsid w:val="009167F7"/>
    <w:rsid w:val="009167FB"/>
    <w:rsid w:val="00917647"/>
    <w:rsid w:val="009209A3"/>
    <w:rsid w:val="00920A09"/>
    <w:rsid w:val="00920BC7"/>
    <w:rsid w:val="00920F04"/>
    <w:rsid w:val="00921100"/>
    <w:rsid w:val="00921538"/>
    <w:rsid w:val="00922D44"/>
    <w:rsid w:val="00922D52"/>
    <w:rsid w:val="00923E6C"/>
    <w:rsid w:val="00923EE9"/>
    <w:rsid w:val="00924158"/>
    <w:rsid w:val="00924256"/>
    <w:rsid w:val="00924F47"/>
    <w:rsid w:val="00926247"/>
    <w:rsid w:val="009268FF"/>
    <w:rsid w:val="00930D28"/>
    <w:rsid w:val="009316B2"/>
    <w:rsid w:val="009325E7"/>
    <w:rsid w:val="009327D1"/>
    <w:rsid w:val="00932B23"/>
    <w:rsid w:val="009337EA"/>
    <w:rsid w:val="00933A47"/>
    <w:rsid w:val="00934405"/>
    <w:rsid w:val="00934A18"/>
    <w:rsid w:val="0093512A"/>
    <w:rsid w:val="00936256"/>
    <w:rsid w:val="009363C3"/>
    <w:rsid w:val="00936472"/>
    <w:rsid w:val="00937CA1"/>
    <w:rsid w:val="009409E9"/>
    <w:rsid w:val="00942CB0"/>
    <w:rsid w:val="00942CF0"/>
    <w:rsid w:val="00942D9D"/>
    <w:rsid w:val="009444F3"/>
    <w:rsid w:val="00944E58"/>
    <w:rsid w:val="00945A2D"/>
    <w:rsid w:val="00945AFD"/>
    <w:rsid w:val="00945B29"/>
    <w:rsid w:val="009471C4"/>
    <w:rsid w:val="0094777B"/>
    <w:rsid w:val="00950109"/>
    <w:rsid w:val="009504AC"/>
    <w:rsid w:val="0095059A"/>
    <w:rsid w:val="00951999"/>
    <w:rsid w:val="009520A4"/>
    <w:rsid w:val="00956408"/>
    <w:rsid w:val="00956850"/>
    <w:rsid w:val="009568E8"/>
    <w:rsid w:val="009574D8"/>
    <w:rsid w:val="009577E8"/>
    <w:rsid w:val="009579BF"/>
    <w:rsid w:val="00957FEF"/>
    <w:rsid w:val="00961635"/>
    <w:rsid w:val="00961681"/>
    <w:rsid w:val="009619BD"/>
    <w:rsid w:val="00961C49"/>
    <w:rsid w:val="009633E1"/>
    <w:rsid w:val="009633E2"/>
    <w:rsid w:val="0096399B"/>
    <w:rsid w:val="0096436F"/>
    <w:rsid w:val="00964464"/>
    <w:rsid w:val="00964BAE"/>
    <w:rsid w:val="0096624C"/>
    <w:rsid w:val="00966834"/>
    <w:rsid w:val="00966A69"/>
    <w:rsid w:val="00967D06"/>
    <w:rsid w:val="00970386"/>
    <w:rsid w:val="00970474"/>
    <w:rsid w:val="0097125F"/>
    <w:rsid w:val="00971A20"/>
    <w:rsid w:val="00971C30"/>
    <w:rsid w:val="00972021"/>
    <w:rsid w:val="00972053"/>
    <w:rsid w:val="009722A2"/>
    <w:rsid w:val="009727CC"/>
    <w:rsid w:val="00973434"/>
    <w:rsid w:val="00973D4A"/>
    <w:rsid w:val="009749F1"/>
    <w:rsid w:val="00974D9D"/>
    <w:rsid w:val="00974DA6"/>
    <w:rsid w:val="00976018"/>
    <w:rsid w:val="009770B8"/>
    <w:rsid w:val="009770F0"/>
    <w:rsid w:val="00977BD9"/>
    <w:rsid w:val="009800B8"/>
    <w:rsid w:val="009808A4"/>
    <w:rsid w:val="009810FD"/>
    <w:rsid w:val="00982804"/>
    <w:rsid w:val="00982AC3"/>
    <w:rsid w:val="009840A7"/>
    <w:rsid w:val="00984A5E"/>
    <w:rsid w:val="00985E6E"/>
    <w:rsid w:val="00986E68"/>
    <w:rsid w:val="00987086"/>
    <w:rsid w:val="0098770C"/>
    <w:rsid w:val="009879BF"/>
    <w:rsid w:val="0099116D"/>
    <w:rsid w:val="009913F0"/>
    <w:rsid w:val="00992C98"/>
    <w:rsid w:val="0099302C"/>
    <w:rsid w:val="0099338A"/>
    <w:rsid w:val="00993832"/>
    <w:rsid w:val="00993B79"/>
    <w:rsid w:val="0099515C"/>
    <w:rsid w:val="00996106"/>
    <w:rsid w:val="00997377"/>
    <w:rsid w:val="009A0965"/>
    <w:rsid w:val="009A148C"/>
    <w:rsid w:val="009A1845"/>
    <w:rsid w:val="009A1EC2"/>
    <w:rsid w:val="009A338B"/>
    <w:rsid w:val="009A3A00"/>
    <w:rsid w:val="009A456F"/>
    <w:rsid w:val="009A484B"/>
    <w:rsid w:val="009A594B"/>
    <w:rsid w:val="009A707C"/>
    <w:rsid w:val="009B1ED8"/>
    <w:rsid w:val="009B1EF3"/>
    <w:rsid w:val="009B2E3A"/>
    <w:rsid w:val="009B2EA7"/>
    <w:rsid w:val="009B2FB2"/>
    <w:rsid w:val="009B3086"/>
    <w:rsid w:val="009B3152"/>
    <w:rsid w:val="009B37F1"/>
    <w:rsid w:val="009B49E5"/>
    <w:rsid w:val="009B54AB"/>
    <w:rsid w:val="009B5755"/>
    <w:rsid w:val="009B6256"/>
    <w:rsid w:val="009B67E2"/>
    <w:rsid w:val="009B6DC1"/>
    <w:rsid w:val="009B7513"/>
    <w:rsid w:val="009C04EA"/>
    <w:rsid w:val="009C230D"/>
    <w:rsid w:val="009C2404"/>
    <w:rsid w:val="009C25EE"/>
    <w:rsid w:val="009C430B"/>
    <w:rsid w:val="009C45D6"/>
    <w:rsid w:val="009C48D2"/>
    <w:rsid w:val="009C4CFF"/>
    <w:rsid w:val="009C58D7"/>
    <w:rsid w:val="009C5FCF"/>
    <w:rsid w:val="009C6129"/>
    <w:rsid w:val="009C620A"/>
    <w:rsid w:val="009C6498"/>
    <w:rsid w:val="009C694D"/>
    <w:rsid w:val="009C7779"/>
    <w:rsid w:val="009C7AF7"/>
    <w:rsid w:val="009D00A3"/>
    <w:rsid w:val="009D1F55"/>
    <w:rsid w:val="009D2A7F"/>
    <w:rsid w:val="009D2B85"/>
    <w:rsid w:val="009D2CA0"/>
    <w:rsid w:val="009D3093"/>
    <w:rsid w:val="009D312C"/>
    <w:rsid w:val="009D33A9"/>
    <w:rsid w:val="009D3F67"/>
    <w:rsid w:val="009D51EE"/>
    <w:rsid w:val="009D54F7"/>
    <w:rsid w:val="009D67E2"/>
    <w:rsid w:val="009D7725"/>
    <w:rsid w:val="009E0C45"/>
    <w:rsid w:val="009E1F89"/>
    <w:rsid w:val="009E5B93"/>
    <w:rsid w:val="009E5F16"/>
    <w:rsid w:val="009E5F92"/>
    <w:rsid w:val="009E612C"/>
    <w:rsid w:val="009E7ECB"/>
    <w:rsid w:val="009F060C"/>
    <w:rsid w:val="009F34ED"/>
    <w:rsid w:val="009F35D3"/>
    <w:rsid w:val="009F4908"/>
    <w:rsid w:val="009F5762"/>
    <w:rsid w:val="009F5DC5"/>
    <w:rsid w:val="009F5E37"/>
    <w:rsid w:val="009F6743"/>
    <w:rsid w:val="009F6B9E"/>
    <w:rsid w:val="00A00005"/>
    <w:rsid w:val="00A009D6"/>
    <w:rsid w:val="00A00CD4"/>
    <w:rsid w:val="00A01892"/>
    <w:rsid w:val="00A021FE"/>
    <w:rsid w:val="00A022F9"/>
    <w:rsid w:val="00A03219"/>
    <w:rsid w:val="00A05113"/>
    <w:rsid w:val="00A05AC4"/>
    <w:rsid w:val="00A05BD4"/>
    <w:rsid w:val="00A062CB"/>
    <w:rsid w:val="00A0783B"/>
    <w:rsid w:val="00A07995"/>
    <w:rsid w:val="00A101C8"/>
    <w:rsid w:val="00A10BD3"/>
    <w:rsid w:val="00A1156F"/>
    <w:rsid w:val="00A13BFF"/>
    <w:rsid w:val="00A1434F"/>
    <w:rsid w:val="00A1447D"/>
    <w:rsid w:val="00A1497F"/>
    <w:rsid w:val="00A1556D"/>
    <w:rsid w:val="00A15787"/>
    <w:rsid w:val="00A15800"/>
    <w:rsid w:val="00A158BE"/>
    <w:rsid w:val="00A16D5C"/>
    <w:rsid w:val="00A16E61"/>
    <w:rsid w:val="00A174E8"/>
    <w:rsid w:val="00A17A75"/>
    <w:rsid w:val="00A17C6A"/>
    <w:rsid w:val="00A20401"/>
    <w:rsid w:val="00A20535"/>
    <w:rsid w:val="00A209AF"/>
    <w:rsid w:val="00A222BA"/>
    <w:rsid w:val="00A2248B"/>
    <w:rsid w:val="00A23DCF"/>
    <w:rsid w:val="00A24373"/>
    <w:rsid w:val="00A246FF"/>
    <w:rsid w:val="00A249B5"/>
    <w:rsid w:val="00A25EAD"/>
    <w:rsid w:val="00A26C9E"/>
    <w:rsid w:val="00A270A8"/>
    <w:rsid w:val="00A2792C"/>
    <w:rsid w:val="00A31364"/>
    <w:rsid w:val="00A326B0"/>
    <w:rsid w:val="00A32F5B"/>
    <w:rsid w:val="00A335AB"/>
    <w:rsid w:val="00A33AE4"/>
    <w:rsid w:val="00A344A1"/>
    <w:rsid w:val="00A34D13"/>
    <w:rsid w:val="00A35460"/>
    <w:rsid w:val="00A355B1"/>
    <w:rsid w:val="00A35B5A"/>
    <w:rsid w:val="00A37911"/>
    <w:rsid w:val="00A37DC5"/>
    <w:rsid w:val="00A41E10"/>
    <w:rsid w:val="00A43363"/>
    <w:rsid w:val="00A43D93"/>
    <w:rsid w:val="00A44327"/>
    <w:rsid w:val="00A44355"/>
    <w:rsid w:val="00A4440D"/>
    <w:rsid w:val="00A451D9"/>
    <w:rsid w:val="00A45725"/>
    <w:rsid w:val="00A462DE"/>
    <w:rsid w:val="00A46622"/>
    <w:rsid w:val="00A466AF"/>
    <w:rsid w:val="00A472A7"/>
    <w:rsid w:val="00A47EC3"/>
    <w:rsid w:val="00A47F68"/>
    <w:rsid w:val="00A50626"/>
    <w:rsid w:val="00A52D47"/>
    <w:rsid w:val="00A53612"/>
    <w:rsid w:val="00A537B8"/>
    <w:rsid w:val="00A53B80"/>
    <w:rsid w:val="00A55203"/>
    <w:rsid w:val="00A55852"/>
    <w:rsid w:val="00A55A05"/>
    <w:rsid w:val="00A5634C"/>
    <w:rsid w:val="00A56AA1"/>
    <w:rsid w:val="00A56AC4"/>
    <w:rsid w:val="00A57D3E"/>
    <w:rsid w:val="00A57F67"/>
    <w:rsid w:val="00A601C7"/>
    <w:rsid w:val="00A6089F"/>
    <w:rsid w:val="00A609E3"/>
    <w:rsid w:val="00A61F9F"/>
    <w:rsid w:val="00A62481"/>
    <w:rsid w:val="00A62DC9"/>
    <w:rsid w:val="00A63B31"/>
    <w:rsid w:val="00A63BB3"/>
    <w:rsid w:val="00A63C05"/>
    <w:rsid w:val="00A64483"/>
    <w:rsid w:val="00A64FE1"/>
    <w:rsid w:val="00A65936"/>
    <w:rsid w:val="00A65DF9"/>
    <w:rsid w:val="00A6700B"/>
    <w:rsid w:val="00A6747A"/>
    <w:rsid w:val="00A70379"/>
    <w:rsid w:val="00A7209D"/>
    <w:rsid w:val="00A721CB"/>
    <w:rsid w:val="00A733A9"/>
    <w:rsid w:val="00A73516"/>
    <w:rsid w:val="00A73DAE"/>
    <w:rsid w:val="00A74D9D"/>
    <w:rsid w:val="00A7591E"/>
    <w:rsid w:val="00A75DC1"/>
    <w:rsid w:val="00A762E0"/>
    <w:rsid w:val="00A7670E"/>
    <w:rsid w:val="00A7788E"/>
    <w:rsid w:val="00A80291"/>
    <w:rsid w:val="00A80458"/>
    <w:rsid w:val="00A816F7"/>
    <w:rsid w:val="00A82F9D"/>
    <w:rsid w:val="00A838CE"/>
    <w:rsid w:val="00A84247"/>
    <w:rsid w:val="00A84632"/>
    <w:rsid w:val="00A84E9E"/>
    <w:rsid w:val="00A9196D"/>
    <w:rsid w:val="00A927E8"/>
    <w:rsid w:val="00A92A09"/>
    <w:rsid w:val="00A9336C"/>
    <w:rsid w:val="00A93EE3"/>
    <w:rsid w:val="00A94382"/>
    <w:rsid w:val="00A96383"/>
    <w:rsid w:val="00AA162A"/>
    <w:rsid w:val="00AA2C0A"/>
    <w:rsid w:val="00AA2F92"/>
    <w:rsid w:val="00AA4020"/>
    <w:rsid w:val="00AA42BC"/>
    <w:rsid w:val="00AA42E5"/>
    <w:rsid w:val="00AA44CB"/>
    <w:rsid w:val="00AA4601"/>
    <w:rsid w:val="00AA48CD"/>
    <w:rsid w:val="00AA4AFF"/>
    <w:rsid w:val="00AA560D"/>
    <w:rsid w:val="00AA6123"/>
    <w:rsid w:val="00AA61AE"/>
    <w:rsid w:val="00AA77C5"/>
    <w:rsid w:val="00AA7858"/>
    <w:rsid w:val="00AB02CF"/>
    <w:rsid w:val="00AB0C0F"/>
    <w:rsid w:val="00AB0D90"/>
    <w:rsid w:val="00AB1450"/>
    <w:rsid w:val="00AB1C73"/>
    <w:rsid w:val="00AB2B6E"/>
    <w:rsid w:val="00AB2EAE"/>
    <w:rsid w:val="00AB3492"/>
    <w:rsid w:val="00AB47A9"/>
    <w:rsid w:val="00AB4C16"/>
    <w:rsid w:val="00AB4CB3"/>
    <w:rsid w:val="00AB4E8A"/>
    <w:rsid w:val="00AB6465"/>
    <w:rsid w:val="00AB6701"/>
    <w:rsid w:val="00AC0B56"/>
    <w:rsid w:val="00AC17A9"/>
    <w:rsid w:val="00AC1C3B"/>
    <w:rsid w:val="00AC1D43"/>
    <w:rsid w:val="00AC2031"/>
    <w:rsid w:val="00AC27B3"/>
    <w:rsid w:val="00AC32D7"/>
    <w:rsid w:val="00AC4F78"/>
    <w:rsid w:val="00AC59AE"/>
    <w:rsid w:val="00AC6066"/>
    <w:rsid w:val="00AC65F5"/>
    <w:rsid w:val="00AC6FA3"/>
    <w:rsid w:val="00AC77E0"/>
    <w:rsid w:val="00AC7DAE"/>
    <w:rsid w:val="00AC7E2B"/>
    <w:rsid w:val="00AD0AF9"/>
    <w:rsid w:val="00AD18D7"/>
    <w:rsid w:val="00AD292E"/>
    <w:rsid w:val="00AD346B"/>
    <w:rsid w:val="00AD37FC"/>
    <w:rsid w:val="00AD4C16"/>
    <w:rsid w:val="00AD58D9"/>
    <w:rsid w:val="00AD63C9"/>
    <w:rsid w:val="00AD6557"/>
    <w:rsid w:val="00AD7546"/>
    <w:rsid w:val="00AD76BC"/>
    <w:rsid w:val="00AD7D22"/>
    <w:rsid w:val="00AD7DC7"/>
    <w:rsid w:val="00AE00FE"/>
    <w:rsid w:val="00AE0B67"/>
    <w:rsid w:val="00AE11D3"/>
    <w:rsid w:val="00AE1589"/>
    <w:rsid w:val="00AE15B5"/>
    <w:rsid w:val="00AE20A4"/>
    <w:rsid w:val="00AE27C9"/>
    <w:rsid w:val="00AE2C17"/>
    <w:rsid w:val="00AE3D98"/>
    <w:rsid w:val="00AE4196"/>
    <w:rsid w:val="00AE4412"/>
    <w:rsid w:val="00AE4C8D"/>
    <w:rsid w:val="00AE5A52"/>
    <w:rsid w:val="00AE5CD4"/>
    <w:rsid w:val="00AE639D"/>
    <w:rsid w:val="00AE685D"/>
    <w:rsid w:val="00AF012B"/>
    <w:rsid w:val="00AF0276"/>
    <w:rsid w:val="00AF05AA"/>
    <w:rsid w:val="00AF0AB1"/>
    <w:rsid w:val="00AF0BF0"/>
    <w:rsid w:val="00AF14CA"/>
    <w:rsid w:val="00AF18F1"/>
    <w:rsid w:val="00AF1BAB"/>
    <w:rsid w:val="00AF1E45"/>
    <w:rsid w:val="00AF244B"/>
    <w:rsid w:val="00AF263B"/>
    <w:rsid w:val="00AF2650"/>
    <w:rsid w:val="00AF3348"/>
    <w:rsid w:val="00AF44E7"/>
    <w:rsid w:val="00AF4CA3"/>
    <w:rsid w:val="00AF523E"/>
    <w:rsid w:val="00AF5880"/>
    <w:rsid w:val="00AF5919"/>
    <w:rsid w:val="00AF6718"/>
    <w:rsid w:val="00AF673A"/>
    <w:rsid w:val="00AF7742"/>
    <w:rsid w:val="00B009DD"/>
    <w:rsid w:val="00B00E62"/>
    <w:rsid w:val="00B01EE3"/>
    <w:rsid w:val="00B02834"/>
    <w:rsid w:val="00B060A6"/>
    <w:rsid w:val="00B06206"/>
    <w:rsid w:val="00B06459"/>
    <w:rsid w:val="00B06A0B"/>
    <w:rsid w:val="00B06A5B"/>
    <w:rsid w:val="00B06E23"/>
    <w:rsid w:val="00B0796A"/>
    <w:rsid w:val="00B07B11"/>
    <w:rsid w:val="00B107F9"/>
    <w:rsid w:val="00B110D2"/>
    <w:rsid w:val="00B1140E"/>
    <w:rsid w:val="00B12756"/>
    <w:rsid w:val="00B129A2"/>
    <w:rsid w:val="00B12B45"/>
    <w:rsid w:val="00B132C4"/>
    <w:rsid w:val="00B15C7A"/>
    <w:rsid w:val="00B16FDF"/>
    <w:rsid w:val="00B17968"/>
    <w:rsid w:val="00B208A5"/>
    <w:rsid w:val="00B20E0C"/>
    <w:rsid w:val="00B21271"/>
    <w:rsid w:val="00B218A1"/>
    <w:rsid w:val="00B21AED"/>
    <w:rsid w:val="00B226F9"/>
    <w:rsid w:val="00B22D95"/>
    <w:rsid w:val="00B24390"/>
    <w:rsid w:val="00B24776"/>
    <w:rsid w:val="00B24E4B"/>
    <w:rsid w:val="00B26543"/>
    <w:rsid w:val="00B30771"/>
    <w:rsid w:val="00B307E5"/>
    <w:rsid w:val="00B30A8D"/>
    <w:rsid w:val="00B31E9A"/>
    <w:rsid w:val="00B32904"/>
    <w:rsid w:val="00B3322C"/>
    <w:rsid w:val="00B34672"/>
    <w:rsid w:val="00B347BB"/>
    <w:rsid w:val="00B34AB3"/>
    <w:rsid w:val="00B35645"/>
    <w:rsid w:val="00B36170"/>
    <w:rsid w:val="00B36C68"/>
    <w:rsid w:val="00B371B7"/>
    <w:rsid w:val="00B37875"/>
    <w:rsid w:val="00B407AC"/>
    <w:rsid w:val="00B40A9D"/>
    <w:rsid w:val="00B42AEC"/>
    <w:rsid w:val="00B44004"/>
    <w:rsid w:val="00B4596A"/>
    <w:rsid w:val="00B459D6"/>
    <w:rsid w:val="00B45A2C"/>
    <w:rsid w:val="00B46195"/>
    <w:rsid w:val="00B462FD"/>
    <w:rsid w:val="00B46BD9"/>
    <w:rsid w:val="00B46E17"/>
    <w:rsid w:val="00B47940"/>
    <w:rsid w:val="00B51B91"/>
    <w:rsid w:val="00B51DF6"/>
    <w:rsid w:val="00B5201A"/>
    <w:rsid w:val="00B5259D"/>
    <w:rsid w:val="00B52AE1"/>
    <w:rsid w:val="00B52EE4"/>
    <w:rsid w:val="00B52F2D"/>
    <w:rsid w:val="00B53866"/>
    <w:rsid w:val="00B53E1E"/>
    <w:rsid w:val="00B54466"/>
    <w:rsid w:val="00B54693"/>
    <w:rsid w:val="00B560D7"/>
    <w:rsid w:val="00B56FB2"/>
    <w:rsid w:val="00B57ED2"/>
    <w:rsid w:val="00B60194"/>
    <w:rsid w:val="00B60B2E"/>
    <w:rsid w:val="00B629D1"/>
    <w:rsid w:val="00B63DA8"/>
    <w:rsid w:val="00B65EFA"/>
    <w:rsid w:val="00B65FBF"/>
    <w:rsid w:val="00B6764A"/>
    <w:rsid w:val="00B707CF"/>
    <w:rsid w:val="00B717B2"/>
    <w:rsid w:val="00B72028"/>
    <w:rsid w:val="00B72103"/>
    <w:rsid w:val="00B7280B"/>
    <w:rsid w:val="00B72D3D"/>
    <w:rsid w:val="00B73185"/>
    <w:rsid w:val="00B74485"/>
    <w:rsid w:val="00B745E3"/>
    <w:rsid w:val="00B74FB9"/>
    <w:rsid w:val="00B75180"/>
    <w:rsid w:val="00B76B6D"/>
    <w:rsid w:val="00B76DB7"/>
    <w:rsid w:val="00B7719E"/>
    <w:rsid w:val="00B77755"/>
    <w:rsid w:val="00B80335"/>
    <w:rsid w:val="00B80830"/>
    <w:rsid w:val="00B8116C"/>
    <w:rsid w:val="00B81E06"/>
    <w:rsid w:val="00B82023"/>
    <w:rsid w:val="00B82791"/>
    <w:rsid w:val="00B82BB3"/>
    <w:rsid w:val="00B83059"/>
    <w:rsid w:val="00B837ED"/>
    <w:rsid w:val="00B845C8"/>
    <w:rsid w:val="00B85EAF"/>
    <w:rsid w:val="00B85EEF"/>
    <w:rsid w:val="00B86F80"/>
    <w:rsid w:val="00B874D9"/>
    <w:rsid w:val="00B87B1E"/>
    <w:rsid w:val="00B90256"/>
    <w:rsid w:val="00B906FD"/>
    <w:rsid w:val="00B92C29"/>
    <w:rsid w:val="00B934BE"/>
    <w:rsid w:val="00B94766"/>
    <w:rsid w:val="00B94CDB"/>
    <w:rsid w:val="00B94D5E"/>
    <w:rsid w:val="00B94DEE"/>
    <w:rsid w:val="00B9532F"/>
    <w:rsid w:val="00B96459"/>
    <w:rsid w:val="00B96638"/>
    <w:rsid w:val="00B97DC1"/>
    <w:rsid w:val="00BA0FC3"/>
    <w:rsid w:val="00BA24BF"/>
    <w:rsid w:val="00BA25E2"/>
    <w:rsid w:val="00BA355E"/>
    <w:rsid w:val="00BA4BDC"/>
    <w:rsid w:val="00BA4D20"/>
    <w:rsid w:val="00BA5559"/>
    <w:rsid w:val="00BA58E0"/>
    <w:rsid w:val="00BA6462"/>
    <w:rsid w:val="00BA6963"/>
    <w:rsid w:val="00BA70AF"/>
    <w:rsid w:val="00BA7B58"/>
    <w:rsid w:val="00BA7E17"/>
    <w:rsid w:val="00BB02C2"/>
    <w:rsid w:val="00BB02DE"/>
    <w:rsid w:val="00BB08E8"/>
    <w:rsid w:val="00BB0E1E"/>
    <w:rsid w:val="00BB10B3"/>
    <w:rsid w:val="00BB2773"/>
    <w:rsid w:val="00BB31A4"/>
    <w:rsid w:val="00BB39BC"/>
    <w:rsid w:val="00BB4CA0"/>
    <w:rsid w:val="00BB59C4"/>
    <w:rsid w:val="00BB7E2F"/>
    <w:rsid w:val="00BC0639"/>
    <w:rsid w:val="00BC0686"/>
    <w:rsid w:val="00BC0721"/>
    <w:rsid w:val="00BC1D1D"/>
    <w:rsid w:val="00BC27D4"/>
    <w:rsid w:val="00BC2E93"/>
    <w:rsid w:val="00BC2EFC"/>
    <w:rsid w:val="00BC42EC"/>
    <w:rsid w:val="00BC45EF"/>
    <w:rsid w:val="00BC504E"/>
    <w:rsid w:val="00BC5360"/>
    <w:rsid w:val="00BC55F7"/>
    <w:rsid w:val="00BC59E8"/>
    <w:rsid w:val="00BD02EA"/>
    <w:rsid w:val="00BD08A1"/>
    <w:rsid w:val="00BD1C0A"/>
    <w:rsid w:val="00BD1E93"/>
    <w:rsid w:val="00BD22E7"/>
    <w:rsid w:val="00BD34F4"/>
    <w:rsid w:val="00BD38E8"/>
    <w:rsid w:val="00BD4895"/>
    <w:rsid w:val="00BD4C98"/>
    <w:rsid w:val="00BD5F5D"/>
    <w:rsid w:val="00BD6A3C"/>
    <w:rsid w:val="00BD6BC0"/>
    <w:rsid w:val="00BD750C"/>
    <w:rsid w:val="00BD76E7"/>
    <w:rsid w:val="00BE0CA4"/>
    <w:rsid w:val="00BE0E5B"/>
    <w:rsid w:val="00BE1ECA"/>
    <w:rsid w:val="00BE3CF6"/>
    <w:rsid w:val="00BE414F"/>
    <w:rsid w:val="00BE5782"/>
    <w:rsid w:val="00BE5B56"/>
    <w:rsid w:val="00BE716D"/>
    <w:rsid w:val="00BF00D6"/>
    <w:rsid w:val="00BF010B"/>
    <w:rsid w:val="00BF031F"/>
    <w:rsid w:val="00BF0745"/>
    <w:rsid w:val="00BF1789"/>
    <w:rsid w:val="00BF1DB5"/>
    <w:rsid w:val="00BF41BF"/>
    <w:rsid w:val="00BF44F0"/>
    <w:rsid w:val="00BF48E0"/>
    <w:rsid w:val="00C00041"/>
    <w:rsid w:val="00C011F4"/>
    <w:rsid w:val="00C01536"/>
    <w:rsid w:val="00C015ED"/>
    <w:rsid w:val="00C0237F"/>
    <w:rsid w:val="00C024C4"/>
    <w:rsid w:val="00C03179"/>
    <w:rsid w:val="00C03258"/>
    <w:rsid w:val="00C036B9"/>
    <w:rsid w:val="00C03890"/>
    <w:rsid w:val="00C04DB1"/>
    <w:rsid w:val="00C04F7E"/>
    <w:rsid w:val="00C0508C"/>
    <w:rsid w:val="00C05AA2"/>
    <w:rsid w:val="00C06A40"/>
    <w:rsid w:val="00C06BBC"/>
    <w:rsid w:val="00C0750F"/>
    <w:rsid w:val="00C07961"/>
    <w:rsid w:val="00C10499"/>
    <w:rsid w:val="00C10D22"/>
    <w:rsid w:val="00C120FC"/>
    <w:rsid w:val="00C1228F"/>
    <w:rsid w:val="00C12884"/>
    <w:rsid w:val="00C131E3"/>
    <w:rsid w:val="00C13969"/>
    <w:rsid w:val="00C15107"/>
    <w:rsid w:val="00C1610A"/>
    <w:rsid w:val="00C165D6"/>
    <w:rsid w:val="00C17315"/>
    <w:rsid w:val="00C22766"/>
    <w:rsid w:val="00C22BA7"/>
    <w:rsid w:val="00C23672"/>
    <w:rsid w:val="00C25B4E"/>
    <w:rsid w:val="00C267AE"/>
    <w:rsid w:val="00C26921"/>
    <w:rsid w:val="00C27456"/>
    <w:rsid w:val="00C30BB0"/>
    <w:rsid w:val="00C31AF2"/>
    <w:rsid w:val="00C329A8"/>
    <w:rsid w:val="00C341D3"/>
    <w:rsid w:val="00C3423C"/>
    <w:rsid w:val="00C34242"/>
    <w:rsid w:val="00C3696C"/>
    <w:rsid w:val="00C36A8A"/>
    <w:rsid w:val="00C40906"/>
    <w:rsid w:val="00C41328"/>
    <w:rsid w:val="00C418B2"/>
    <w:rsid w:val="00C418B7"/>
    <w:rsid w:val="00C43E52"/>
    <w:rsid w:val="00C44648"/>
    <w:rsid w:val="00C44E5F"/>
    <w:rsid w:val="00C46E2F"/>
    <w:rsid w:val="00C47E88"/>
    <w:rsid w:val="00C5028D"/>
    <w:rsid w:val="00C50453"/>
    <w:rsid w:val="00C50677"/>
    <w:rsid w:val="00C50841"/>
    <w:rsid w:val="00C50C10"/>
    <w:rsid w:val="00C513CC"/>
    <w:rsid w:val="00C515D1"/>
    <w:rsid w:val="00C52709"/>
    <w:rsid w:val="00C52D88"/>
    <w:rsid w:val="00C5324C"/>
    <w:rsid w:val="00C5390D"/>
    <w:rsid w:val="00C53FCC"/>
    <w:rsid w:val="00C5626C"/>
    <w:rsid w:val="00C5647B"/>
    <w:rsid w:val="00C56E6F"/>
    <w:rsid w:val="00C579C3"/>
    <w:rsid w:val="00C57B39"/>
    <w:rsid w:val="00C618BD"/>
    <w:rsid w:val="00C61DA4"/>
    <w:rsid w:val="00C63019"/>
    <w:rsid w:val="00C63930"/>
    <w:rsid w:val="00C63A8F"/>
    <w:rsid w:val="00C6477B"/>
    <w:rsid w:val="00C653D9"/>
    <w:rsid w:val="00C65709"/>
    <w:rsid w:val="00C65803"/>
    <w:rsid w:val="00C65E99"/>
    <w:rsid w:val="00C66012"/>
    <w:rsid w:val="00C70A92"/>
    <w:rsid w:val="00C70CB5"/>
    <w:rsid w:val="00C70EC6"/>
    <w:rsid w:val="00C72EDB"/>
    <w:rsid w:val="00C72F89"/>
    <w:rsid w:val="00C75DFB"/>
    <w:rsid w:val="00C773E5"/>
    <w:rsid w:val="00C775DA"/>
    <w:rsid w:val="00C8020E"/>
    <w:rsid w:val="00C80D4D"/>
    <w:rsid w:val="00C82FA9"/>
    <w:rsid w:val="00C8332C"/>
    <w:rsid w:val="00C83739"/>
    <w:rsid w:val="00C840FB"/>
    <w:rsid w:val="00C84462"/>
    <w:rsid w:val="00C84554"/>
    <w:rsid w:val="00C84CA2"/>
    <w:rsid w:val="00C85F4B"/>
    <w:rsid w:val="00C8639A"/>
    <w:rsid w:val="00C8755E"/>
    <w:rsid w:val="00C87B39"/>
    <w:rsid w:val="00C87B51"/>
    <w:rsid w:val="00C90115"/>
    <w:rsid w:val="00C90217"/>
    <w:rsid w:val="00C90BC0"/>
    <w:rsid w:val="00C91738"/>
    <w:rsid w:val="00C91A98"/>
    <w:rsid w:val="00C9216F"/>
    <w:rsid w:val="00C929A0"/>
    <w:rsid w:val="00C92CC5"/>
    <w:rsid w:val="00C92EA1"/>
    <w:rsid w:val="00C93AFE"/>
    <w:rsid w:val="00C94704"/>
    <w:rsid w:val="00C94738"/>
    <w:rsid w:val="00C94829"/>
    <w:rsid w:val="00C9549B"/>
    <w:rsid w:val="00C96504"/>
    <w:rsid w:val="00C967CE"/>
    <w:rsid w:val="00C9725C"/>
    <w:rsid w:val="00C97B54"/>
    <w:rsid w:val="00CA03E4"/>
    <w:rsid w:val="00CA0E00"/>
    <w:rsid w:val="00CA1393"/>
    <w:rsid w:val="00CA1DAF"/>
    <w:rsid w:val="00CA2B21"/>
    <w:rsid w:val="00CA336D"/>
    <w:rsid w:val="00CA63D8"/>
    <w:rsid w:val="00CA6443"/>
    <w:rsid w:val="00CA6AFB"/>
    <w:rsid w:val="00CA71B5"/>
    <w:rsid w:val="00CA7838"/>
    <w:rsid w:val="00CB0C50"/>
    <w:rsid w:val="00CB0E20"/>
    <w:rsid w:val="00CB15C2"/>
    <w:rsid w:val="00CB1640"/>
    <w:rsid w:val="00CB2C12"/>
    <w:rsid w:val="00CB32CD"/>
    <w:rsid w:val="00CB6466"/>
    <w:rsid w:val="00CB6C3D"/>
    <w:rsid w:val="00CB6E3E"/>
    <w:rsid w:val="00CB77AF"/>
    <w:rsid w:val="00CC210E"/>
    <w:rsid w:val="00CC399C"/>
    <w:rsid w:val="00CC6034"/>
    <w:rsid w:val="00CC6DCE"/>
    <w:rsid w:val="00CC74C3"/>
    <w:rsid w:val="00CC7EF7"/>
    <w:rsid w:val="00CC7FD1"/>
    <w:rsid w:val="00CD1122"/>
    <w:rsid w:val="00CD20BD"/>
    <w:rsid w:val="00CD20FC"/>
    <w:rsid w:val="00CD2B76"/>
    <w:rsid w:val="00CD380F"/>
    <w:rsid w:val="00CD4299"/>
    <w:rsid w:val="00CD4467"/>
    <w:rsid w:val="00CD5BBA"/>
    <w:rsid w:val="00CD604A"/>
    <w:rsid w:val="00CD67C5"/>
    <w:rsid w:val="00CD6A6D"/>
    <w:rsid w:val="00CD75EA"/>
    <w:rsid w:val="00CD79A4"/>
    <w:rsid w:val="00CE0478"/>
    <w:rsid w:val="00CE11D6"/>
    <w:rsid w:val="00CE15AC"/>
    <w:rsid w:val="00CE19F2"/>
    <w:rsid w:val="00CE2508"/>
    <w:rsid w:val="00CE2F74"/>
    <w:rsid w:val="00CE3388"/>
    <w:rsid w:val="00CE33D9"/>
    <w:rsid w:val="00CE374C"/>
    <w:rsid w:val="00CE3B35"/>
    <w:rsid w:val="00CE3D53"/>
    <w:rsid w:val="00CE3E04"/>
    <w:rsid w:val="00CE441F"/>
    <w:rsid w:val="00CE59F7"/>
    <w:rsid w:val="00CE5F55"/>
    <w:rsid w:val="00CF07AC"/>
    <w:rsid w:val="00CF07F9"/>
    <w:rsid w:val="00CF0CF5"/>
    <w:rsid w:val="00CF2881"/>
    <w:rsid w:val="00CF4FAA"/>
    <w:rsid w:val="00CF50D7"/>
    <w:rsid w:val="00CF564B"/>
    <w:rsid w:val="00CF568C"/>
    <w:rsid w:val="00CF57CF"/>
    <w:rsid w:val="00CF5ABE"/>
    <w:rsid w:val="00D00311"/>
    <w:rsid w:val="00D0055E"/>
    <w:rsid w:val="00D00693"/>
    <w:rsid w:val="00D01DB5"/>
    <w:rsid w:val="00D02624"/>
    <w:rsid w:val="00D03898"/>
    <w:rsid w:val="00D05393"/>
    <w:rsid w:val="00D06830"/>
    <w:rsid w:val="00D06AC4"/>
    <w:rsid w:val="00D07A96"/>
    <w:rsid w:val="00D10D9D"/>
    <w:rsid w:val="00D10DD5"/>
    <w:rsid w:val="00D124F9"/>
    <w:rsid w:val="00D1277A"/>
    <w:rsid w:val="00D12F54"/>
    <w:rsid w:val="00D13F04"/>
    <w:rsid w:val="00D15339"/>
    <w:rsid w:val="00D163A2"/>
    <w:rsid w:val="00D16916"/>
    <w:rsid w:val="00D16CD5"/>
    <w:rsid w:val="00D174C1"/>
    <w:rsid w:val="00D1761D"/>
    <w:rsid w:val="00D17953"/>
    <w:rsid w:val="00D2089E"/>
    <w:rsid w:val="00D20E67"/>
    <w:rsid w:val="00D2111E"/>
    <w:rsid w:val="00D212C3"/>
    <w:rsid w:val="00D21B07"/>
    <w:rsid w:val="00D21F9D"/>
    <w:rsid w:val="00D22CDB"/>
    <w:rsid w:val="00D23587"/>
    <w:rsid w:val="00D23EE0"/>
    <w:rsid w:val="00D23F7E"/>
    <w:rsid w:val="00D252AA"/>
    <w:rsid w:val="00D261CF"/>
    <w:rsid w:val="00D30C51"/>
    <w:rsid w:val="00D3176E"/>
    <w:rsid w:val="00D31C5C"/>
    <w:rsid w:val="00D3367E"/>
    <w:rsid w:val="00D34BCE"/>
    <w:rsid w:val="00D35901"/>
    <w:rsid w:val="00D36A51"/>
    <w:rsid w:val="00D37F6F"/>
    <w:rsid w:val="00D40688"/>
    <w:rsid w:val="00D4106F"/>
    <w:rsid w:val="00D41A2B"/>
    <w:rsid w:val="00D42DF0"/>
    <w:rsid w:val="00D4306A"/>
    <w:rsid w:val="00D4342C"/>
    <w:rsid w:val="00D442D3"/>
    <w:rsid w:val="00D503FC"/>
    <w:rsid w:val="00D50C31"/>
    <w:rsid w:val="00D513A3"/>
    <w:rsid w:val="00D52414"/>
    <w:rsid w:val="00D52D75"/>
    <w:rsid w:val="00D55FA8"/>
    <w:rsid w:val="00D561F6"/>
    <w:rsid w:val="00D56E8B"/>
    <w:rsid w:val="00D60914"/>
    <w:rsid w:val="00D61AF6"/>
    <w:rsid w:val="00D61C13"/>
    <w:rsid w:val="00D62D5A"/>
    <w:rsid w:val="00D62F8B"/>
    <w:rsid w:val="00D631DD"/>
    <w:rsid w:val="00D6348B"/>
    <w:rsid w:val="00D63497"/>
    <w:rsid w:val="00D64B94"/>
    <w:rsid w:val="00D64EAE"/>
    <w:rsid w:val="00D65FCA"/>
    <w:rsid w:val="00D675F0"/>
    <w:rsid w:val="00D67601"/>
    <w:rsid w:val="00D67C2C"/>
    <w:rsid w:val="00D67D66"/>
    <w:rsid w:val="00D70382"/>
    <w:rsid w:val="00D708AB"/>
    <w:rsid w:val="00D731F7"/>
    <w:rsid w:val="00D7348B"/>
    <w:rsid w:val="00D73C72"/>
    <w:rsid w:val="00D74217"/>
    <w:rsid w:val="00D74A19"/>
    <w:rsid w:val="00D754CC"/>
    <w:rsid w:val="00D76001"/>
    <w:rsid w:val="00D7749F"/>
    <w:rsid w:val="00D775E1"/>
    <w:rsid w:val="00D8043A"/>
    <w:rsid w:val="00D808BB"/>
    <w:rsid w:val="00D82006"/>
    <w:rsid w:val="00D827DE"/>
    <w:rsid w:val="00D83019"/>
    <w:rsid w:val="00D84335"/>
    <w:rsid w:val="00D8499E"/>
    <w:rsid w:val="00D849BE"/>
    <w:rsid w:val="00D84CCD"/>
    <w:rsid w:val="00D84E26"/>
    <w:rsid w:val="00D857CE"/>
    <w:rsid w:val="00D86385"/>
    <w:rsid w:val="00D864DE"/>
    <w:rsid w:val="00D864EF"/>
    <w:rsid w:val="00D8725F"/>
    <w:rsid w:val="00D87E6F"/>
    <w:rsid w:val="00D90EF9"/>
    <w:rsid w:val="00D93382"/>
    <w:rsid w:val="00D934E9"/>
    <w:rsid w:val="00D935C8"/>
    <w:rsid w:val="00D94BA1"/>
    <w:rsid w:val="00D96BBF"/>
    <w:rsid w:val="00D9730F"/>
    <w:rsid w:val="00D9742E"/>
    <w:rsid w:val="00D97DD7"/>
    <w:rsid w:val="00DA0542"/>
    <w:rsid w:val="00DA1A89"/>
    <w:rsid w:val="00DA41F2"/>
    <w:rsid w:val="00DA51EE"/>
    <w:rsid w:val="00DA5413"/>
    <w:rsid w:val="00DA5903"/>
    <w:rsid w:val="00DA5FD4"/>
    <w:rsid w:val="00DA67BE"/>
    <w:rsid w:val="00DB1347"/>
    <w:rsid w:val="00DB171F"/>
    <w:rsid w:val="00DB1EFE"/>
    <w:rsid w:val="00DB33D0"/>
    <w:rsid w:val="00DB3FBF"/>
    <w:rsid w:val="00DB4143"/>
    <w:rsid w:val="00DB4E7F"/>
    <w:rsid w:val="00DB531E"/>
    <w:rsid w:val="00DB5D52"/>
    <w:rsid w:val="00DB7054"/>
    <w:rsid w:val="00DB712A"/>
    <w:rsid w:val="00DB778D"/>
    <w:rsid w:val="00DC148A"/>
    <w:rsid w:val="00DC1725"/>
    <w:rsid w:val="00DC1BC4"/>
    <w:rsid w:val="00DC2BFE"/>
    <w:rsid w:val="00DC2CF3"/>
    <w:rsid w:val="00DC2FD5"/>
    <w:rsid w:val="00DC320D"/>
    <w:rsid w:val="00DC3875"/>
    <w:rsid w:val="00DC3B66"/>
    <w:rsid w:val="00DC4257"/>
    <w:rsid w:val="00DC4348"/>
    <w:rsid w:val="00DC5893"/>
    <w:rsid w:val="00DC62D6"/>
    <w:rsid w:val="00DC7020"/>
    <w:rsid w:val="00DC7124"/>
    <w:rsid w:val="00DC73D6"/>
    <w:rsid w:val="00DC765B"/>
    <w:rsid w:val="00DC7A72"/>
    <w:rsid w:val="00DD09B7"/>
    <w:rsid w:val="00DD0EA3"/>
    <w:rsid w:val="00DD1CFD"/>
    <w:rsid w:val="00DD3DD4"/>
    <w:rsid w:val="00DD3F24"/>
    <w:rsid w:val="00DD53BF"/>
    <w:rsid w:val="00DD5A40"/>
    <w:rsid w:val="00DD5AB7"/>
    <w:rsid w:val="00DD5C7A"/>
    <w:rsid w:val="00DD5D1F"/>
    <w:rsid w:val="00DD5F85"/>
    <w:rsid w:val="00DD6E5A"/>
    <w:rsid w:val="00DD7711"/>
    <w:rsid w:val="00DE02AD"/>
    <w:rsid w:val="00DE1803"/>
    <w:rsid w:val="00DE2677"/>
    <w:rsid w:val="00DE27CB"/>
    <w:rsid w:val="00DE3725"/>
    <w:rsid w:val="00DE3EC3"/>
    <w:rsid w:val="00DE42E5"/>
    <w:rsid w:val="00DE46E5"/>
    <w:rsid w:val="00DE5157"/>
    <w:rsid w:val="00DE6346"/>
    <w:rsid w:val="00DE6828"/>
    <w:rsid w:val="00DE6A2A"/>
    <w:rsid w:val="00DE78FE"/>
    <w:rsid w:val="00DF032D"/>
    <w:rsid w:val="00DF060A"/>
    <w:rsid w:val="00DF0642"/>
    <w:rsid w:val="00DF072A"/>
    <w:rsid w:val="00DF0780"/>
    <w:rsid w:val="00DF202E"/>
    <w:rsid w:val="00DF2F1B"/>
    <w:rsid w:val="00DF3585"/>
    <w:rsid w:val="00DF4DF8"/>
    <w:rsid w:val="00DF52FA"/>
    <w:rsid w:val="00DF6501"/>
    <w:rsid w:val="00DF66A9"/>
    <w:rsid w:val="00DF6F8B"/>
    <w:rsid w:val="00DF775F"/>
    <w:rsid w:val="00E00017"/>
    <w:rsid w:val="00E005F1"/>
    <w:rsid w:val="00E0100A"/>
    <w:rsid w:val="00E01711"/>
    <w:rsid w:val="00E02716"/>
    <w:rsid w:val="00E04607"/>
    <w:rsid w:val="00E04905"/>
    <w:rsid w:val="00E05258"/>
    <w:rsid w:val="00E05D63"/>
    <w:rsid w:val="00E0614A"/>
    <w:rsid w:val="00E06286"/>
    <w:rsid w:val="00E07969"/>
    <w:rsid w:val="00E100C3"/>
    <w:rsid w:val="00E114EB"/>
    <w:rsid w:val="00E13BF6"/>
    <w:rsid w:val="00E13E66"/>
    <w:rsid w:val="00E13F70"/>
    <w:rsid w:val="00E143EF"/>
    <w:rsid w:val="00E15275"/>
    <w:rsid w:val="00E154C6"/>
    <w:rsid w:val="00E1551D"/>
    <w:rsid w:val="00E15C0D"/>
    <w:rsid w:val="00E16B02"/>
    <w:rsid w:val="00E1729B"/>
    <w:rsid w:val="00E201E5"/>
    <w:rsid w:val="00E205BE"/>
    <w:rsid w:val="00E2169A"/>
    <w:rsid w:val="00E219C5"/>
    <w:rsid w:val="00E22D3C"/>
    <w:rsid w:val="00E230E4"/>
    <w:rsid w:val="00E2321E"/>
    <w:rsid w:val="00E24445"/>
    <w:rsid w:val="00E24E71"/>
    <w:rsid w:val="00E2542E"/>
    <w:rsid w:val="00E2596E"/>
    <w:rsid w:val="00E25D42"/>
    <w:rsid w:val="00E26325"/>
    <w:rsid w:val="00E26D1F"/>
    <w:rsid w:val="00E2778A"/>
    <w:rsid w:val="00E3006B"/>
    <w:rsid w:val="00E303E9"/>
    <w:rsid w:val="00E30ECA"/>
    <w:rsid w:val="00E318CE"/>
    <w:rsid w:val="00E32C6F"/>
    <w:rsid w:val="00E32E47"/>
    <w:rsid w:val="00E340D6"/>
    <w:rsid w:val="00E340DC"/>
    <w:rsid w:val="00E35487"/>
    <w:rsid w:val="00E35769"/>
    <w:rsid w:val="00E36B00"/>
    <w:rsid w:val="00E36B9A"/>
    <w:rsid w:val="00E36D45"/>
    <w:rsid w:val="00E370B0"/>
    <w:rsid w:val="00E400F5"/>
    <w:rsid w:val="00E405BC"/>
    <w:rsid w:val="00E40A50"/>
    <w:rsid w:val="00E415FB"/>
    <w:rsid w:val="00E4195A"/>
    <w:rsid w:val="00E42140"/>
    <w:rsid w:val="00E437BA"/>
    <w:rsid w:val="00E44303"/>
    <w:rsid w:val="00E44E59"/>
    <w:rsid w:val="00E47F00"/>
    <w:rsid w:val="00E508B5"/>
    <w:rsid w:val="00E516B2"/>
    <w:rsid w:val="00E51CFF"/>
    <w:rsid w:val="00E55968"/>
    <w:rsid w:val="00E55A2E"/>
    <w:rsid w:val="00E55DC4"/>
    <w:rsid w:val="00E5604F"/>
    <w:rsid w:val="00E56B72"/>
    <w:rsid w:val="00E572DC"/>
    <w:rsid w:val="00E60D43"/>
    <w:rsid w:val="00E630AF"/>
    <w:rsid w:val="00E6334B"/>
    <w:rsid w:val="00E6512E"/>
    <w:rsid w:val="00E6582D"/>
    <w:rsid w:val="00E66543"/>
    <w:rsid w:val="00E666C5"/>
    <w:rsid w:val="00E66D2C"/>
    <w:rsid w:val="00E67029"/>
    <w:rsid w:val="00E67DE0"/>
    <w:rsid w:val="00E67E6D"/>
    <w:rsid w:val="00E7007B"/>
    <w:rsid w:val="00E701A1"/>
    <w:rsid w:val="00E726FF"/>
    <w:rsid w:val="00E731DD"/>
    <w:rsid w:val="00E733D3"/>
    <w:rsid w:val="00E738E3"/>
    <w:rsid w:val="00E7448E"/>
    <w:rsid w:val="00E74853"/>
    <w:rsid w:val="00E74D5E"/>
    <w:rsid w:val="00E758DA"/>
    <w:rsid w:val="00E80263"/>
    <w:rsid w:val="00E80353"/>
    <w:rsid w:val="00E80598"/>
    <w:rsid w:val="00E81018"/>
    <w:rsid w:val="00E8404C"/>
    <w:rsid w:val="00E84334"/>
    <w:rsid w:val="00E85815"/>
    <w:rsid w:val="00E86253"/>
    <w:rsid w:val="00E87C03"/>
    <w:rsid w:val="00E901FB"/>
    <w:rsid w:val="00E9036C"/>
    <w:rsid w:val="00E906FA"/>
    <w:rsid w:val="00E918AE"/>
    <w:rsid w:val="00E91C94"/>
    <w:rsid w:val="00E91E91"/>
    <w:rsid w:val="00E9247E"/>
    <w:rsid w:val="00E92C92"/>
    <w:rsid w:val="00E931CA"/>
    <w:rsid w:val="00E93CC0"/>
    <w:rsid w:val="00E93E97"/>
    <w:rsid w:val="00E95E13"/>
    <w:rsid w:val="00E9625A"/>
    <w:rsid w:val="00EA07C7"/>
    <w:rsid w:val="00EA1782"/>
    <w:rsid w:val="00EA2220"/>
    <w:rsid w:val="00EA2326"/>
    <w:rsid w:val="00EA2499"/>
    <w:rsid w:val="00EA2926"/>
    <w:rsid w:val="00EA2941"/>
    <w:rsid w:val="00EA2A3B"/>
    <w:rsid w:val="00EA2A63"/>
    <w:rsid w:val="00EA2B09"/>
    <w:rsid w:val="00EA3F34"/>
    <w:rsid w:val="00EA4852"/>
    <w:rsid w:val="00EA53AF"/>
    <w:rsid w:val="00EA7800"/>
    <w:rsid w:val="00EA79AA"/>
    <w:rsid w:val="00EA7A5A"/>
    <w:rsid w:val="00EA7ABD"/>
    <w:rsid w:val="00EB118A"/>
    <w:rsid w:val="00EB12D5"/>
    <w:rsid w:val="00EB137F"/>
    <w:rsid w:val="00EB2FF2"/>
    <w:rsid w:val="00EB3005"/>
    <w:rsid w:val="00EB362F"/>
    <w:rsid w:val="00EB3719"/>
    <w:rsid w:val="00EB4723"/>
    <w:rsid w:val="00EB4DE7"/>
    <w:rsid w:val="00EB6292"/>
    <w:rsid w:val="00EB63A9"/>
    <w:rsid w:val="00EB72A4"/>
    <w:rsid w:val="00EB76C4"/>
    <w:rsid w:val="00EC0035"/>
    <w:rsid w:val="00EC0DE2"/>
    <w:rsid w:val="00EC1D69"/>
    <w:rsid w:val="00EC296D"/>
    <w:rsid w:val="00EC2EC7"/>
    <w:rsid w:val="00EC494C"/>
    <w:rsid w:val="00EC4FE9"/>
    <w:rsid w:val="00EC5CD3"/>
    <w:rsid w:val="00EC5D3B"/>
    <w:rsid w:val="00EC63D9"/>
    <w:rsid w:val="00EC64CA"/>
    <w:rsid w:val="00EC69AD"/>
    <w:rsid w:val="00EC71D9"/>
    <w:rsid w:val="00ED1D34"/>
    <w:rsid w:val="00ED1D68"/>
    <w:rsid w:val="00ED23E1"/>
    <w:rsid w:val="00ED26E3"/>
    <w:rsid w:val="00ED2F3B"/>
    <w:rsid w:val="00ED3D69"/>
    <w:rsid w:val="00ED4647"/>
    <w:rsid w:val="00ED647D"/>
    <w:rsid w:val="00ED6DF1"/>
    <w:rsid w:val="00ED7378"/>
    <w:rsid w:val="00ED7896"/>
    <w:rsid w:val="00ED7BB8"/>
    <w:rsid w:val="00EE04FB"/>
    <w:rsid w:val="00EE0A9D"/>
    <w:rsid w:val="00EE15B9"/>
    <w:rsid w:val="00EE16B2"/>
    <w:rsid w:val="00EE1A99"/>
    <w:rsid w:val="00EE3528"/>
    <w:rsid w:val="00EE3639"/>
    <w:rsid w:val="00EE5C6E"/>
    <w:rsid w:val="00EE5FAA"/>
    <w:rsid w:val="00EE66CB"/>
    <w:rsid w:val="00EE6B09"/>
    <w:rsid w:val="00EE71B2"/>
    <w:rsid w:val="00EE79A6"/>
    <w:rsid w:val="00EF0964"/>
    <w:rsid w:val="00EF3163"/>
    <w:rsid w:val="00EF32D4"/>
    <w:rsid w:val="00EF37F7"/>
    <w:rsid w:val="00EF397D"/>
    <w:rsid w:val="00EF5FB5"/>
    <w:rsid w:val="00F007E7"/>
    <w:rsid w:val="00F011A7"/>
    <w:rsid w:val="00F0157E"/>
    <w:rsid w:val="00F0293D"/>
    <w:rsid w:val="00F03B46"/>
    <w:rsid w:val="00F05311"/>
    <w:rsid w:val="00F05A9B"/>
    <w:rsid w:val="00F060E7"/>
    <w:rsid w:val="00F078B2"/>
    <w:rsid w:val="00F10C11"/>
    <w:rsid w:val="00F1334B"/>
    <w:rsid w:val="00F136B5"/>
    <w:rsid w:val="00F14299"/>
    <w:rsid w:val="00F1464B"/>
    <w:rsid w:val="00F147C5"/>
    <w:rsid w:val="00F15802"/>
    <w:rsid w:val="00F15D3E"/>
    <w:rsid w:val="00F16563"/>
    <w:rsid w:val="00F1794F"/>
    <w:rsid w:val="00F17B1D"/>
    <w:rsid w:val="00F17D8A"/>
    <w:rsid w:val="00F17D95"/>
    <w:rsid w:val="00F2136F"/>
    <w:rsid w:val="00F22D14"/>
    <w:rsid w:val="00F25208"/>
    <w:rsid w:val="00F255A6"/>
    <w:rsid w:val="00F25A09"/>
    <w:rsid w:val="00F262E8"/>
    <w:rsid w:val="00F268C9"/>
    <w:rsid w:val="00F26968"/>
    <w:rsid w:val="00F2771A"/>
    <w:rsid w:val="00F303EF"/>
    <w:rsid w:val="00F3122F"/>
    <w:rsid w:val="00F31914"/>
    <w:rsid w:val="00F32848"/>
    <w:rsid w:val="00F32DEB"/>
    <w:rsid w:val="00F33254"/>
    <w:rsid w:val="00F34FDB"/>
    <w:rsid w:val="00F35A6F"/>
    <w:rsid w:val="00F36B34"/>
    <w:rsid w:val="00F376EE"/>
    <w:rsid w:val="00F3782F"/>
    <w:rsid w:val="00F378B9"/>
    <w:rsid w:val="00F37BE1"/>
    <w:rsid w:val="00F41428"/>
    <w:rsid w:val="00F41947"/>
    <w:rsid w:val="00F43169"/>
    <w:rsid w:val="00F43215"/>
    <w:rsid w:val="00F43CDB"/>
    <w:rsid w:val="00F440B0"/>
    <w:rsid w:val="00F45A03"/>
    <w:rsid w:val="00F4654E"/>
    <w:rsid w:val="00F469D2"/>
    <w:rsid w:val="00F46F6A"/>
    <w:rsid w:val="00F47CC8"/>
    <w:rsid w:val="00F503D3"/>
    <w:rsid w:val="00F51F49"/>
    <w:rsid w:val="00F5287E"/>
    <w:rsid w:val="00F52A03"/>
    <w:rsid w:val="00F52C7B"/>
    <w:rsid w:val="00F5313E"/>
    <w:rsid w:val="00F5360C"/>
    <w:rsid w:val="00F5364F"/>
    <w:rsid w:val="00F549E1"/>
    <w:rsid w:val="00F6009D"/>
    <w:rsid w:val="00F623E2"/>
    <w:rsid w:val="00F64FDF"/>
    <w:rsid w:val="00F65DD4"/>
    <w:rsid w:val="00F65FE5"/>
    <w:rsid w:val="00F67102"/>
    <w:rsid w:val="00F717F7"/>
    <w:rsid w:val="00F71B0C"/>
    <w:rsid w:val="00F7271B"/>
    <w:rsid w:val="00F7479C"/>
    <w:rsid w:val="00F74CC7"/>
    <w:rsid w:val="00F75782"/>
    <w:rsid w:val="00F75ED7"/>
    <w:rsid w:val="00F76C5A"/>
    <w:rsid w:val="00F7746D"/>
    <w:rsid w:val="00F777F8"/>
    <w:rsid w:val="00F805FC"/>
    <w:rsid w:val="00F84DD2"/>
    <w:rsid w:val="00F85806"/>
    <w:rsid w:val="00F85F57"/>
    <w:rsid w:val="00F869FE"/>
    <w:rsid w:val="00F86D87"/>
    <w:rsid w:val="00F87624"/>
    <w:rsid w:val="00F8779E"/>
    <w:rsid w:val="00F90335"/>
    <w:rsid w:val="00F9076E"/>
    <w:rsid w:val="00F91890"/>
    <w:rsid w:val="00F9269A"/>
    <w:rsid w:val="00F928E6"/>
    <w:rsid w:val="00F930D8"/>
    <w:rsid w:val="00F93A9A"/>
    <w:rsid w:val="00F943E8"/>
    <w:rsid w:val="00F95142"/>
    <w:rsid w:val="00F9598E"/>
    <w:rsid w:val="00F9786D"/>
    <w:rsid w:val="00F97BA4"/>
    <w:rsid w:val="00FA1A88"/>
    <w:rsid w:val="00FA23D1"/>
    <w:rsid w:val="00FA270C"/>
    <w:rsid w:val="00FA2C5E"/>
    <w:rsid w:val="00FA3C5E"/>
    <w:rsid w:val="00FA4D58"/>
    <w:rsid w:val="00FA562C"/>
    <w:rsid w:val="00FA609B"/>
    <w:rsid w:val="00FA6EF7"/>
    <w:rsid w:val="00FA6FAE"/>
    <w:rsid w:val="00FA7629"/>
    <w:rsid w:val="00FB16A1"/>
    <w:rsid w:val="00FB2005"/>
    <w:rsid w:val="00FB2D96"/>
    <w:rsid w:val="00FB445B"/>
    <w:rsid w:val="00FB59B0"/>
    <w:rsid w:val="00FB60A1"/>
    <w:rsid w:val="00FB67AF"/>
    <w:rsid w:val="00FC03B5"/>
    <w:rsid w:val="00FC076A"/>
    <w:rsid w:val="00FC1604"/>
    <w:rsid w:val="00FC20C8"/>
    <w:rsid w:val="00FC28BA"/>
    <w:rsid w:val="00FC35F7"/>
    <w:rsid w:val="00FC3B88"/>
    <w:rsid w:val="00FC48F9"/>
    <w:rsid w:val="00FC5584"/>
    <w:rsid w:val="00FC5F4B"/>
    <w:rsid w:val="00FC669E"/>
    <w:rsid w:val="00FC6E98"/>
    <w:rsid w:val="00FC7D63"/>
    <w:rsid w:val="00FD0030"/>
    <w:rsid w:val="00FD11E7"/>
    <w:rsid w:val="00FD296F"/>
    <w:rsid w:val="00FD2A17"/>
    <w:rsid w:val="00FD2C69"/>
    <w:rsid w:val="00FD2FEC"/>
    <w:rsid w:val="00FD387F"/>
    <w:rsid w:val="00FD45DF"/>
    <w:rsid w:val="00FD5B6F"/>
    <w:rsid w:val="00FD633B"/>
    <w:rsid w:val="00FD63A9"/>
    <w:rsid w:val="00FE04FF"/>
    <w:rsid w:val="00FE0BA0"/>
    <w:rsid w:val="00FE0ED3"/>
    <w:rsid w:val="00FE1E70"/>
    <w:rsid w:val="00FE2C4B"/>
    <w:rsid w:val="00FE354A"/>
    <w:rsid w:val="00FE4526"/>
    <w:rsid w:val="00FE4C84"/>
    <w:rsid w:val="00FE56F4"/>
    <w:rsid w:val="00FE6063"/>
    <w:rsid w:val="00FE65A4"/>
    <w:rsid w:val="00FE72FE"/>
    <w:rsid w:val="00FF0EF8"/>
    <w:rsid w:val="00FF1C5F"/>
    <w:rsid w:val="00FF28AD"/>
    <w:rsid w:val="00FF2E22"/>
    <w:rsid w:val="00FF2F7F"/>
    <w:rsid w:val="00FF3239"/>
    <w:rsid w:val="00FF396E"/>
    <w:rsid w:val="00FF4CBE"/>
    <w:rsid w:val="00FF5009"/>
    <w:rsid w:val="00FF509A"/>
    <w:rsid w:val="00FF562C"/>
    <w:rsid w:val="00FF61D9"/>
    <w:rsid w:val="00FF68D3"/>
    <w:rsid w:val="00FF6ACB"/>
    <w:rsid w:val="00FF7A1C"/>
    <w:rsid w:val="016680FC"/>
    <w:rsid w:val="03C93FAC"/>
    <w:rsid w:val="040B1B7E"/>
    <w:rsid w:val="0535B65A"/>
    <w:rsid w:val="0580DF9B"/>
    <w:rsid w:val="099F4E76"/>
    <w:rsid w:val="0A107887"/>
    <w:rsid w:val="0CDF79E4"/>
    <w:rsid w:val="0E1D4082"/>
    <w:rsid w:val="0F692C9E"/>
    <w:rsid w:val="1279F7B6"/>
    <w:rsid w:val="14CB547C"/>
    <w:rsid w:val="15331067"/>
    <w:rsid w:val="17454CD0"/>
    <w:rsid w:val="1787CCF8"/>
    <w:rsid w:val="18086A71"/>
    <w:rsid w:val="1841A140"/>
    <w:rsid w:val="18DF83D1"/>
    <w:rsid w:val="18E8A57C"/>
    <w:rsid w:val="19427995"/>
    <w:rsid w:val="1AB1D3E7"/>
    <w:rsid w:val="1AB7671F"/>
    <w:rsid w:val="1D946302"/>
    <w:rsid w:val="1EF213C6"/>
    <w:rsid w:val="1F4A0F3D"/>
    <w:rsid w:val="1F57826A"/>
    <w:rsid w:val="2137B54E"/>
    <w:rsid w:val="2153C4E9"/>
    <w:rsid w:val="21893805"/>
    <w:rsid w:val="21AB9BAE"/>
    <w:rsid w:val="245EF509"/>
    <w:rsid w:val="266F0E18"/>
    <w:rsid w:val="294EC27E"/>
    <w:rsid w:val="299FA9C7"/>
    <w:rsid w:val="2A7833AD"/>
    <w:rsid w:val="2B74C189"/>
    <w:rsid w:val="2BE317FE"/>
    <w:rsid w:val="2CD36B40"/>
    <w:rsid w:val="2CE15EF4"/>
    <w:rsid w:val="2E7FAAA2"/>
    <w:rsid w:val="2F017936"/>
    <w:rsid w:val="30622E11"/>
    <w:rsid w:val="308FE2ED"/>
    <w:rsid w:val="31331A2F"/>
    <w:rsid w:val="34ABD2CA"/>
    <w:rsid w:val="35A38DF9"/>
    <w:rsid w:val="35E46BE7"/>
    <w:rsid w:val="36BC23F0"/>
    <w:rsid w:val="385C58FA"/>
    <w:rsid w:val="3A0E0454"/>
    <w:rsid w:val="3A8B4D69"/>
    <w:rsid w:val="3B4FE264"/>
    <w:rsid w:val="3EF29EC8"/>
    <w:rsid w:val="407723AD"/>
    <w:rsid w:val="4371948D"/>
    <w:rsid w:val="44713CB1"/>
    <w:rsid w:val="45664537"/>
    <w:rsid w:val="45FC34A0"/>
    <w:rsid w:val="46238424"/>
    <w:rsid w:val="46F2432C"/>
    <w:rsid w:val="47706F1A"/>
    <w:rsid w:val="48884DA5"/>
    <w:rsid w:val="49B0253B"/>
    <w:rsid w:val="4A2B1E8C"/>
    <w:rsid w:val="4B58EEE5"/>
    <w:rsid w:val="4D5B5DEF"/>
    <w:rsid w:val="5066ECCC"/>
    <w:rsid w:val="50E51DA6"/>
    <w:rsid w:val="5200D28F"/>
    <w:rsid w:val="53C3F6CE"/>
    <w:rsid w:val="53EAACD7"/>
    <w:rsid w:val="553D8948"/>
    <w:rsid w:val="5579FE60"/>
    <w:rsid w:val="5588CF2F"/>
    <w:rsid w:val="57FB6364"/>
    <w:rsid w:val="58AB2640"/>
    <w:rsid w:val="5BC05B87"/>
    <w:rsid w:val="5E807DA8"/>
    <w:rsid w:val="60D5C565"/>
    <w:rsid w:val="60E74FEF"/>
    <w:rsid w:val="613B292B"/>
    <w:rsid w:val="62B66D21"/>
    <w:rsid w:val="6304A06D"/>
    <w:rsid w:val="633EF8E9"/>
    <w:rsid w:val="635C34C8"/>
    <w:rsid w:val="644F0AA9"/>
    <w:rsid w:val="650DD247"/>
    <w:rsid w:val="66C80173"/>
    <w:rsid w:val="6793220C"/>
    <w:rsid w:val="68726E4D"/>
    <w:rsid w:val="69840958"/>
    <w:rsid w:val="69D24A7D"/>
    <w:rsid w:val="6AFD3C31"/>
    <w:rsid w:val="6B5C8D9C"/>
    <w:rsid w:val="6B9A388E"/>
    <w:rsid w:val="6BFF49C9"/>
    <w:rsid w:val="6D48F6E7"/>
    <w:rsid w:val="6DA8F4E6"/>
    <w:rsid w:val="6E92B323"/>
    <w:rsid w:val="6F9D4BFB"/>
    <w:rsid w:val="7001A6F4"/>
    <w:rsid w:val="70188027"/>
    <w:rsid w:val="71126F6B"/>
    <w:rsid w:val="72378038"/>
    <w:rsid w:val="7317AE6B"/>
    <w:rsid w:val="7367E5F5"/>
    <w:rsid w:val="745A20AA"/>
    <w:rsid w:val="7508FA4C"/>
    <w:rsid w:val="7591F0B1"/>
    <w:rsid w:val="77938727"/>
    <w:rsid w:val="7965C434"/>
    <w:rsid w:val="79D5F972"/>
    <w:rsid w:val="7B448F0A"/>
    <w:rsid w:val="7E79DAE9"/>
    <w:rsid w:val="7ECDC323"/>
    <w:rsid w:val="7F33A1E5"/>
    <w:rsid w:val="7F5608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F0C66"/>
  <w15:docId w15:val="{D2CBBE17-98E8-436A-8C6B-8D5257A3E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widowControl w:val="0"/>
      <w:spacing w:after="0" w:line="240" w:lineRule="auto"/>
      <w:ind w:left="511" w:right="588"/>
      <w:jc w:val="center"/>
      <w:outlineLvl w:val="2"/>
    </w:pPr>
    <w:rPr>
      <w:rFonts w:ascii="Times New Roman" w:eastAsia="Times New Roman" w:hAnsi="Times New Roman" w:cs="Times New Roman"/>
      <w:b/>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F549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2">
    <w:name w:val="12"/>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qFormat/>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B72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2A4"/>
    <w:rPr>
      <w:rFonts w:ascii="Segoe UI" w:hAnsi="Segoe UI" w:cs="Segoe UI"/>
      <w:sz w:val="18"/>
      <w:szCs w:val="18"/>
    </w:rPr>
  </w:style>
  <w:style w:type="paragraph" w:styleId="ListParagraph">
    <w:name w:val="List Paragraph"/>
    <w:basedOn w:val="Normal"/>
    <w:uiPriority w:val="34"/>
    <w:qFormat/>
    <w:rsid w:val="00A335AB"/>
    <w:pPr>
      <w:ind w:left="720"/>
      <w:contextualSpacing/>
    </w:pPr>
    <w:rPr>
      <w:rFonts w:asciiTheme="minorHAnsi" w:eastAsiaTheme="minorHAnsi" w:hAnsiTheme="minorHAnsi" w:cstheme="minorBidi"/>
      <w:sz w:val="24"/>
      <w:lang w:val="en-US"/>
    </w:rPr>
  </w:style>
  <w:style w:type="paragraph" w:styleId="NormalWeb">
    <w:name w:val="Normal (Web)"/>
    <w:basedOn w:val="Normal"/>
    <w:uiPriority w:val="99"/>
    <w:unhideWhenUsed/>
    <w:qFormat/>
    <w:rsid w:val="00FF6AC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qFormat/>
    <w:rsid w:val="00035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C7D63"/>
    <w:pPr>
      <w:spacing w:after="0" w:line="240" w:lineRule="auto"/>
    </w:pPr>
  </w:style>
  <w:style w:type="paragraph" w:styleId="CommentSubject">
    <w:name w:val="annotation subject"/>
    <w:basedOn w:val="CommentText"/>
    <w:next w:val="CommentText"/>
    <w:link w:val="CommentSubjectChar"/>
    <w:uiPriority w:val="99"/>
    <w:semiHidden/>
    <w:unhideWhenUsed/>
    <w:rsid w:val="008C46F9"/>
    <w:rPr>
      <w:b/>
      <w:bCs/>
    </w:rPr>
  </w:style>
  <w:style w:type="character" w:customStyle="1" w:styleId="CommentSubjectChar">
    <w:name w:val="Comment Subject Char"/>
    <w:basedOn w:val="CommentTextChar"/>
    <w:link w:val="CommentSubject"/>
    <w:uiPriority w:val="99"/>
    <w:semiHidden/>
    <w:rsid w:val="008C46F9"/>
    <w:rPr>
      <w:b/>
      <w:bCs/>
      <w:sz w:val="20"/>
      <w:szCs w:val="20"/>
    </w:rPr>
  </w:style>
  <w:style w:type="paragraph" w:styleId="Header">
    <w:name w:val="header"/>
    <w:basedOn w:val="Normal"/>
    <w:link w:val="HeaderChar"/>
    <w:uiPriority w:val="99"/>
    <w:unhideWhenUsed/>
    <w:rsid w:val="004658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8F1"/>
  </w:style>
  <w:style w:type="paragraph" w:styleId="Footer">
    <w:name w:val="footer"/>
    <w:basedOn w:val="Normal"/>
    <w:link w:val="FooterChar"/>
    <w:uiPriority w:val="99"/>
    <w:unhideWhenUsed/>
    <w:rsid w:val="00465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8F1"/>
  </w:style>
  <w:style w:type="paragraph" w:customStyle="1" w:styleId="ourcopy">
    <w:name w:val="our copy"/>
    <w:basedOn w:val="Normal"/>
    <w:link w:val="ourcopyChar"/>
    <w:qFormat/>
    <w:locked/>
    <w:rsid w:val="008B434B"/>
    <w:pPr>
      <w:spacing w:after="0" w:line="240" w:lineRule="auto"/>
      <w:ind w:left="-2"/>
    </w:pPr>
    <w:rPr>
      <w:rFonts w:ascii="Calibri Light" w:eastAsia="Times New Roman" w:hAnsi="Calibri Light" w:cs="Calibri Light"/>
      <w:color w:val="141413"/>
      <w:sz w:val="20"/>
      <w:szCs w:val="20"/>
    </w:rPr>
  </w:style>
  <w:style w:type="character" w:customStyle="1" w:styleId="ourcopyChar">
    <w:name w:val="our copy Char"/>
    <w:link w:val="ourcopy"/>
    <w:rsid w:val="008B434B"/>
    <w:rPr>
      <w:rFonts w:ascii="Calibri Light" w:eastAsia="Times New Roman" w:hAnsi="Calibri Light" w:cs="Calibri Light"/>
      <w:color w:val="141413"/>
      <w:sz w:val="20"/>
      <w:szCs w:val="20"/>
    </w:rPr>
  </w:style>
  <w:style w:type="character" w:styleId="Strong">
    <w:name w:val="Strong"/>
    <w:basedOn w:val="DefaultParagraphFont"/>
    <w:qFormat/>
    <w:rsid w:val="009F35D3"/>
    <w:rPr>
      <w:b/>
      <w:bCs/>
    </w:rPr>
  </w:style>
  <w:style w:type="paragraph" w:styleId="Caption">
    <w:name w:val="caption"/>
    <w:basedOn w:val="Normal"/>
    <w:next w:val="Normal"/>
    <w:uiPriority w:val="35"/>
    <w:unhideWhenUsed/>
    <w:qFormat/>
    <w:rsid w:val="00C0508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8896">
      <w:bodyDiv w:val="1"/>
      <w:marLeft w:val="0"/>
      <w:marRight w:val="0"/>
      <w:marTop w:val="0"/>
      <w:marBottom w:val="0"/>
      <w:divBdr>
        <w:top w:val="none" w:sz="0" w:space="0" w:color="auto"/>
        <w:left w:val="none" w:sz="0" w:space="0" w:color="auto"/>
        <w:bottom w:val="none" w:sz="0" w:space="0" w:color="auto"/>
        <w:right w:val="none" w:sz="0" w:space="0" w:color="auto"/>
      </w:divBdr>
    </w:div>
    <w:div w:id="67771031">
      <w:bodyDiv w:val="1"/>
      <w:marLeft w:val="0"/>
      <w:marRight w:val="0"/>
      <w:marTop w:val="0"/>
      <w:marBottom w:val="0"/>
      <w:divBdr>
        <w:top w:val="none" w:sz="0" w:space="0" w:color="auto"/>
        <w:left w:val="none" w:sz="0" w:space="0" w:color="auto"/>
        <w:bottom w:val="none" w:sz="0" w:space="0" w:color="auto"/>
        <w:right w:val="none" w:sz="0" w:space="0" w:color="auto"/>
      </w:divBdr>
      <w:divsChild>
        <w:div w:id="90587811">
          <w:marLeft w:val="0"/>
          <w:marRight w:val="0"/>
          <w:marTop w:val="0"/>
          <w:marBottom w:val="0"/>
          <w:divBdr>
            <w:top w:val="none" w:sz="0" w:space="0" w:color="auto"/>
            <w:left w:val="none" w:sz="0" w:space="0" w:color="auto"/>
            <w:bottom w:val="none" w:sz="0" w:space="0" w:color="auto"/>
            <w:right w:val="none" w:sz="0" w:space="0" w:color="auto"/>
          </w:divBdr>
          <w:divsChild>
            <w:div w:id="367683925">
              <w:marLeft w:val="0"/>
              <w:marRight w:val="0"/>
              <w:marTop w:val="0"/>
              <w:marBottom w:val="0"/>
              <w:divBdr>
                <w:top w:val="none" w:sz="0" w:space="0" w:color="auto"/>
                <w:left w:val="none" w:sz="0" w:space="0" w:color="auto"/>
                <w:bottom w:val="none" w:sz="0" w:space="0" w:color="auto"/>
                <w:right w:val="none" w:sz="0" w:space="0" w:color="auto"/>
              </w:divBdr>
              <w:divsChild>
                <w:div w:id="1426536923">
                  <w:marLeft w:val="0"/>
                  <w:marRight w:val="0"/>
                  <w:marTop w:val="0"/>
                  <w:marBottom w:val="0"/>
                  <w:divBdr>
                    <w:top w:val="none" w:sz="0" w:space="0" w:color="auto"/>
                    <w:left w:val="none" w:sz="0" w:space="0" w:color="auto"/>
                    <w:bottom w:val="none" w:sz="0" w:space="0" w:color="auto"/>
                    <w:right w:val="none" w:sz="0" w:space="0" w:color="auto"/>
                  </w:divBdr>
                  <w:divsChild>
                    <w:div w:id="13569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88295">
          <w:marLeft w:val="0"/>
          <w:marRight w:val="0"/>
          <w:marTop w:val="0"/>
          <w:marBottom w:val="0"/>
          <w:divBdr>
            <w:top w:val="none" w:sz="0" w:space="0" w:color="auto"/>
            <w:left w:val="none" w:sz="0" w:space="0" w:color="auto"/>
            <w:bottom w:val="none" w:sz="0" w:space="0" w:color="auto"/>
            <w:right w:val="none" w:sz="0" w:space="0" w:color="auto"/>
          </w:divBdr>
          <w:divsChild>
            <w:div w:id="800195794">
              <w:marLeft w:val="0"/>
              <w:marRight w:val="0"/>
              <w:marTop w:val="0"/>
              <w:marBottom w:val="0"/>
              <w:divBdr>
                <w:top w:val="none" w:sz="0" w:space="0" w:color="auto"/>
                <w:left w:val="none" w:sz="0" w:space="0" w:color="auto"/>
                <w:bottom w:val="none" w:sz="0" w:space="0" w:color="auto"/>
                <w:right w:val="none" w:sz="0" w:space="0" w:color="auto"/>
              </w:divBdr>
              <w:divsChild>
                <w:div w:id="791283634">
                  <w:marLeft w:val="0"/>
                  <w:marRight w:val="0"/>
                  <w:marTop w:val="0"/>
                  <w:marBottom w:val="0"/>
                  <w:divBdr>
                    <w:top w:val="none" w:sz="0" w:space="0" w:color="auto"/>
                    <w:left w:val="none" w:sz="0" w:space="0" w:color="auto"/>
                    <w:bottom w:val="none" w:sz="0" w:space="0" w:color="auto"/>
                    <w:right w:val="none" w:sz="0" w:space="0" w:color="auto"/>
                  </w:divBdr>
                  <w:divsChild>
                    <w:div w:id="2213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30731">
      <w:bodyDiv w:val="1"/>
      <w:marLeft w:val="0"/>
      <w:marRight w:val="0"/>
      <w:marTop w:val="0"/>
      <w:marBottom w:val="0"/>
      <w:divBdr>
        <w:top w:val="none" w:sz="0" w:space="0" w:color="auto"/>
        <w:left w:val="none" w:sz="0" w:space="0" w:color="auto"/>
        <w:bottom w:val="none" w:sz="0" w:space="0" w:color="auto"/>
        <w:right w:val="none" w:sz="0" w:space="0" w:color="auto"/>
      </w:divBdr>
    </w:div>
    <w:div w:id="413824352">
      <w:bodyDiv w:val="1"/>
      <w:marLeft w:val="0"/>
      <w:marRight w:val="0"/>
      <w:marTop w:val="0"/>
      <w:marBottom w:val="0"/>
      <w:divBdr>
        <w:top w:val="none" w:sz="0" w:space="0" w:color="auto"/>
        <w:left w:val="none" w:sz="0" w:space="0" w:color="auto"/>
        <w:bottom w:val="none" w:sz="0" w:space="0" w:color="auto"/>
        <w:right w:val="none" w:sz="0" w:space="0" w:color="auto"/>
      </w:divBdr>
      <w:divsChild>
        <w:div w:id="76289631">
          <w:marLeft w:val="0"/>
          <w:marRight w:val="0"/>
          <w:marTop w:val="0"/>
          <w:marBottom w:val="0"/>
          <w:divBdr>
            <w:top w:val="none" w:sz="0" w:space="0" w:color="auto"/>
            <w:left w:val="none" w:sz="0" w:space="0" w:color="auto"/>
            <w:bottom w:val="none" w:sz="0" w:space="0" w:color="auto"/>
            <w:right w:val="none" w:sz="0" w:space="0" w:color="auto"/>
          </w:divBdr>
          <w:divsChild>
            <w:div w:id="334067086">
              <w:marLeft w:val="0"/>
              <w:marRight w:val="0"/>
              <w:marTop w:val="0"/>
              <w:marBottom w:val="0"/>
              <w:divBdr>
                <w:top w:val="none" w:sz="0" w:space="0" w:color="auto"/>
                <w:left w:val="none" w:sz="0" w:space="0" w:color="auto"/>
                <w:bottom w:val="none" w:sz="0" w:space="0" w:color="auto"/>
                <w:right w:val="none" w:sz="0" w:space="0" w:color="auto"/>
              </w:divBdr>
              <w:divsChild>
                <w:div w:id="149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7819">
          <w:marLeft w:val="0"/>
          <w:marRight w:val="0"/>
          <w:marTop w:val="0"/>
          <w:marBottom w:val="0"/>
          <w:divBdr>
            <w:top w:val="none" w:sz="0" w:space="0" w:color="auto"/>
            <w:left w:val="none" w:sz="0" w:space="0" w:color="auto"/>
            <w:bottom w:val="none" w:sz="0" w:space="0" w:color="auto"/>
            <w:right w:val="none" w:sz="0" w:space="0" w:color="auto"/>
          </w:divBdr>
          <w:divsChild>
            <w:div w:id="26756891">
              <w:marLeft w:val="0"/>
              <w:marRight w:val="0"/>
              <w:marTop w:val="0"/>
              <w:marBottom w:val="0"/>
              <w:divBdr>
                <w:top w:val="none" w:sz="0" w:space="0" w:color="auto"/>
                <w:left w:val="none" w:sz="0" w:space="0" w:color="auto"/>
                <w:bottom w:val="none" w:sz="0" w:space="0" w:color="auto"/>
                <w:right w:val="none" w:sz="0" w:space="0" w:color="auto"/>
              </w:divBdr>
              <w:divsChild>
                <w:div w:id="16616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6867">
          <w:marLeft w:val="0"/>
          <w:marRight w:val="0"/>
          <w:marTop w:val="0"/>
          <w:marBottom w:val="0"/>
          <w:divBdr>
            <w:top w:val="none" w:sz="0" w:space="0" w:color="auto"/>
            <w:left w:val="none" w:sz="0" w:space="0" w:color="auto"/>
            <w:bottom w:val="none" w:sz="0" w:space="0" w:color="auto"/>
            <w:right w:val="none" w:sz="0" w:space="0" w:color="auto"/>
          </w:divBdr>
          <w:divsChild>
            <w:div w:id="1545096387">
              <w:marLeft w:val="0"/>
              <w:marRight w:val="0"/>
              <w:marTop w:val="0"/>
              <w:marBottom w:val="0"/>
              <w:divBdr>
                <w:top w:val="none" w:sz="0" w:space="0" w:color="auto"/>
                <w:left w:val="none" w:sz="0" w:space="0" w:color="auto"/>
                <w:bottom w:val="none" w:sz="0" w:space="0" w:color="auto"/>
                <w:right w:val="none" w:sz="0" w:space="0" w:color="auto"/>
              </w:divBdr>
              <w:divsChild>
                <w:div w:id="4481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1468">
          <w:marLeft w:val="0"/>
          <w:marRight w:val="0"/>
          <w:marTop w:val="0"/>
          <w:marBottom w:val="0"/>
          <w:divBdr>
            <w:top w:val="none" w:sz="0" w:space="0" w:color="auto"/>
            <w:left w:val="none" w:sz="0" w:space="0" w:color="auto"/>
            <w:bottom w:val="none" w:sz="0" w:space="0" w:color="auto"/>
            <w:right w:val="none" w:sz="0" w:space="0" w:color="auto"/>
          </w:divBdr>
          <w:divsChild>
            <w:div w:id="1271861546">
              <w:marLeft w:val="0"/>
              <w:marRight w:val="0"/>
              <w:marTop w:val="0"/>
              <w:marBottom w:val="0"/>
              <w:divBdr>
                <w:top w:val="none" w:sz="0" w:space="0" w:color="auto"/>
                <w:left w:val="none" w:sz="0" w:space="0" w:color="auto"/>
                <w:bottom w:val="none" w:sz="0" w:space="0" w:color="auto"/>
                <w:right w:val="none" w:sz="0" w:space="0" w:color="auto"/>
              </w:divBdr>
              <w:divsChild>
                <w:div w:id="20620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1945">
          <w:marLeft w:val="0"/>
          <w:marRight w:val="0"/>
          <w:marTop w:val="0"/>
          <w:marBottom w:val="0"/>
          <w:divBdr>
            <w:top w:val="none" w:sz="0" w:space="0" w:color="auto"/>
            <w:left w:val="none" w:sz="0" w:space="0" w:color="auto"/>
            <w:bottom w:val="none" w:sz="0" w:space="0" w:color="auto"/>
            <w:right w:val="none" w:sz="0" w:space="0" w:color="auto"/>
          </w:divBdr>
          <w:divsChild>
            <w:div w:id="1115564949">
              <w:marLeft w:val="0"/>
              <w:marRight w:val="0"/>
              <w:marTop w:val="0"/>
              <w:marBottom w:val="0"/>
              <w:divBdr>
                <w:top w:val="none" w:sz="0" w:space="0" w:color="auto"/>
                <w:left w:val="none" w:sz="0" w:space="0" w:color="auto"/>
                <w:bottom w:val="none" w:sz="0" w:space="0" w:color="auto"/>
                <w:right w:val="none" w:sz="0" w:space="0" w:color="auto"/>
              </w:divBdr>
              <w:divsChild>
                <w:div w:id="10630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1687">
          <w:marLeft w:val="0"/>
          <w:marRight w:val="0"/>
          <w:marTop w:val="0"/>
          <w:marBottom w:val="0"/>
          <w:divBdr>
            <w:top w:val="none" w:sz="0" w:space="0" w:color="auto"/>
            <w:left w:val="none" w:sz="0" w:space="0" w:color="auto"/>
            <w:bottom w:val="none" w:sz="0" w:space="0" w:color="auto"/>
            <w:right w:val="none" w:sz="0" w:space="0" w:color="auto"/>
          </w:divBdr>
          <w:divsChild>
            <w:div w:id="1957177197">
              <w:marLeft w:val="0"/>
              <w:marRight w:val="0"/>
              <w:marTop w:val="0"/>
              <w:marBottom w:val="0"/>
              <w:divBdr>
                <w:top w:val="none" w:sz="0" w:space="0" w:color="auto"/>
                <w:left w:val="none" w:sz="0" w:space="0" w:color="auto"/>
                <w:bottom w:val="none" w:sz="0" w:space="0" w:color="auto"/>
                <w:right w:val="none" w:sz="0" w:space="0" w:color="auto"/>
              </w:divBdr>
              <w:divsChild>
                <w:div w:id="168991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3520">
          <w:marLeft w:val="0"/>
          <w:marRight w:val="0"/>
          <w:marTop w:val="0"/>
          <w:marBottom w:val="0"/>
          <w:divBdr>
            <w:top w:val="none" w:sz="0" w:space="0" w:color="auto"/>
            <w:left w:val="none" w:sz="0" w:space="0" w:color="auto"/>
            <w:bottom w:val="none" w:sz="0" w:space="0" w:color="auto"/>
            <w:right w:val="none" w:sz="0" w:space="0" w:color="auto"/>
          </w:divBdr>
          <w:divsChild>
            <w:div w:id="141628000">
              <w:marLeft w:val="0"/>
              <w:marRight w:val="0"/>
              <w:marTop w:val="0"/>
              <w:marBottom w:val="0"/>
              <w:divBdr>
                <w:top w:val="none" w:sz="0" w:space="0" w:color="auto"/>
                <w:left w:val="none" w:sz="0" w:space="0" w:color="auto"/>
                <w:bottom w:val="none" w:sz="0" w:space="0" w:color="auto"/>
                <w:right w:val="none" w:sz="0" w:space="0" w:color="auto"/>
              </w:divBdr>
              <w:divsChild>
                <w:div w:id="12065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6676">
          <w:marLeft w:val="0"/>
          <w:marRight w:val="0"/>
          <w:marTop w:val="0"/>
          <w:marBottom w:val="0"/>
          <w:divBdr>
            <w:top w:val="none" w:sz="0" w:space="0" w:color="auto"/>
            <w:left w:val="none" w:sz="0" w:space="0" w:color="auto"/>
            <w:bottom w:val="none" w:sz="0" w:space="0" w:color="auto"/>
            <w:right w:val="none" w:sz="0" w:space="0" w:color="auto"/>
          </w:divBdr>
          <w:divsChild>
            <w:div w:id="1091045490">
              <w:marLeft w:val="0"/>
              <w:marRight w:val="0"/>
              <w:marTop w:val="0"/>
              <w:marBottom w:val="0"/>
              <w:divBdr>
                <w:top w:val="none" w:sz="0" w:space="0" w:color="auto"/>
                <w:left w:val="none" w:sz="0" w:space="0" w:color="auto"/>
                <w:bottom w:val="none" w:sz="0" w:space="0" w:color="auto"/>
                <w:right w:val="none" w:sz="0" w:space="0" w:color="auto"/>
              </w:divBdr>
              <w:divsChild>
                <w:div w:id="1568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7408">
          <w:marLeft w:val="0"/>
          <w:marRight w:val="0"/>
          <w:marTop w:val="0"/>
          <w:marBottom w:val="0"/>
          <w:divBdr>
            <w:top w:val="none" w:sz="0" w:space="0" w:color="auto"/>
            <w:left w:val="none" w:sz="0" w:space="0" w:color="auto"/>
            <w:bottom w:val="none" w:sz="0" w:space="0" w:color="auto"/>
            <w:right w:val="none" w:sz="0" w:space="0" w:color="auto"/>
          </w:divBdr>
          <w:divsChild>
            <w:div w:id="1049919377">
              <w:marLeft w:val="0"/>
              <w:marRight w:val="0"/>
              <w:marTop w:val="0"/>
              <w:marBottom w:val="0"/>
              <w:divBdr>
                <w:top w:val="none" w:sz="0" w:space="0" w:color="auto"/>
                <w:left w:val="none" w:sz="0" w:space="0" w:color="auto"/>
                <w:bottom w:val="none" w:sz="0" w:space="0" w:color="auto"/>
                <w:right w:val="none" w:sz="0" w:space="0" w:color="auto"/>
              </w:divBdr>
              <w:divsChild>
                <w:div w:id="15130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81273">
          <w:marLeft w:val="0"/>
          <w:marRight w:val="0"/>
          <w:marTop w:val="0"/>
          <w:marBottom w:val="0"/>
          <w:divBdr>
            <w:top w:val="none" w:sz="0" w:space="0" w:color="auto"/>
            <w:left w:val="none" w:sz="0" w:space="0" w:color="auto"/>
            <w:bottom w:val="none" w:sz="0" w:space="0" w:color="auto"/>
            <w:right w:val="none" w:sz="0" w:space="0" w:color="auto"/>
          </w:divBdr>
          <w:divsChild>
            <w:div w:id="2015256259">
              <w:marLeft w:val="0"/>
              <w:marRight w:val="0"/>
              <w:marTop w:val="0"/>
              <w:marBottom w:val="0"/>
              <w:divBdr>
                <w:top w:val="none" w:sz="0" w:space="0" w:color="auto"/>
                <w:left w:val="none" w:sz="0" w:space="0" w:color="auto"/>
                <w:bottom w:val="none" w:sz="0" w:space="0" w:color="auto"/>
                <w:right w:val="none" w:sz="0" w:space="0" w:color="auto"/>
              </w:divBdr>
              <w:divsChild>
                <w:div w:id="15776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8098">
          <w:marLeft w:val="0"/>
          <w:marRight w:val="0"/>
          <w:marTop w:val="0"/>
          <w:marBottom w:val="0"/>
          <w:divBdr>
            <w:top w:val="none" w:sz="0" w:space="0" w:color="auto"/>
            <w:left w:val="none" w:sz="0" w:space="0" w:color="auto"/>
            <w:bottom w:val="none" w:sz="0" w:space="0" w:color="auto"/>
            <w:right w:val="none" w:sz="0" w:space="0" w:color="auto"/>
          </w:divBdr>
          <w:divsChild>
            <w:div w:id="1805124465">
              <w:marLeft w:val="0"/>
              <w:marRight w:val="0"/>
              <w:marTop w:val="0"/>
              <w:marBottom w:val="0"/>
              <w:divBdr>
                <w:top w:val="none" w:sz="0" w:space="0" w:color="auto"/>
                <w:left w:val="none" w:sz="0" w:space="0" w:color="auto"/>
                <w:bottom w:val="none" w:sz="0" w:space="0" w:color="auto"/>
                <w:right w:val="none" w:sz="0" w:space="0" w:color="auto"/>
              </w:divBdr>
              <w:divsChild>
                <w:div w:id="4034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9024">
          <w:marLeft w:val="0"/>
          <w:marRight w:val="0"/>
          <w:marTop w:val="0"/>
          <w:marBottom w:val="0"/>
          <w:divBdr>
            <w:top w:val="none" w:sz="0" w:space="0" w:color="auto"/>
            <w:left w:val="none" w:sz="0" w:space="0" w:color="auto"/>
            <w:bottom w:val="none" w:sz="0" w:space="0" w:color="auto"/>
            <w:right w:val="none" w:sz="0" w:space="0" w:color="auto"/>
          </w:divBdr>
          <w:divsChild>
            <w:div w:id="1400783977">
              <w:marLeft w:val="0"/>
              <w:marRight w:val="0"/>
              <w:marTop w:val="0"/>
              <w:marBottom w:val="0"/>
              <w:divBdr>
                <w:top w:val="none" w:sz="0" w:space="0" w:color="auto"/>
                <w:left w:val="none" w:sz="0" w:space="0" w:color="auto"/>
                <w:bottom w:val="none" w:sz="0" w:space="0" w:color="auto"/>
                <w:right w:val="none" w:sz="0" w:space="0" w:color="auto"/>
              </w:divBdr>
              <w:divsChild>
                <w:div w:id="1454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0817">
          <w:marLeft w:val="0"/>
          <w:marRight w:val="0"/>
          <w:marTop w:val="0"/>
          <w:marBottom w:val="0"/>
          <w:divBdr>
            <w:top w:val="none" w:sz="0" w:space="0" w:color="auto"/>
            <w:left w:val="none" w:sz="0" w:space="0" w:color="auto"/>
            <w:bottom w:val="none" w:sz="0" w:space="0" w:color="auto"/>
            <w:right w:val="none" w:sz="0" w:space="0" w:color="auto"/>
          </w:divBdr>
          <w:divsChild>
            <w:div w:id="347218940">
              <w:marLeft w:val="0"/>
              <w:marRight w:val="0"/>
              <w:marTop w:val="0"/>
              <w:marBottom w:val="0"/>
              <w:divBdr>
                <w:top w:val="none" w:sz="0" w:space="0" w:color="auto"/>
                <w:left w:val="none" w:sz="0" w:space="0" w:color="auto"/>
                <w:bottom w:val="none" w:sz="0" w:space="0" w:color="auto"/>
                <w:right w:val="none" w:sz="0" w:space="0" w:color="auto"/>
              </w:divBdr>
              <w:divsChild>
                <w:div w:id="19431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1379">
          <w:marLeft w:val="0"/>
          <w:marRight w:val="0"/>
          <w:marTop w:val="0"/>
          <w:marBottom w:val="0"/>
          <w:divBdr>
            <w:top w:val="none" w:sz="0" w:space="0" w:color="auto"/>
            <w:left w:val="none" w:sz="0" w:space="0" w:color="auto"/>
            <w:bottom w:val="none" w:sz="0" w:space="0" w:color="auto"/>
            <w:right w:val="none" w:sz="0" w:space="0" w:color="auto"/>
          </w:divBdr>
          <w:divsChild>
            <w:div w:id="818810234">
              <w:marLeft w:val="0"/>
              <w:marRight w:val="0"/>
              <w:marTop w:val="0"/>
              <w:marBottom w:val="0"/>
              <w:divBdr>
                <w:top w:val="none" w:sz="0" w:space="0" w:color="auto"/>
                <w:left w:val="none" w:sz="0" w:space="0" w:color="auto"/>
                <w:bottom w:val="none" w:sz="0" w:space="0" w:color="auto"/>
                <w:right w:val="none" w:sz="0" w:space="0" w:color="auto"/>
              </w:divBdr>
              <w:divsChild>
                <w:div w:id="9947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4649">
          <w:marLeft w:val="0"/>
          <w:marRight w:val="0"/>
          <w:marTop w:val="0"/>
          <w:marBottom w:val="0"/>
          <w:divBdr>
            <w:top w:val="none" w:sz="0" w:space="0" w:color="auto"/>
            <w:left w:val="none" w:sz="0" w:space="0" w:color="auto"/>
            <w:bottom w:val="none" w:sz="0" w:space="0" w:color="auto"/>
            <w:right w:val="none" w:sz="0" w:space="0" w:color="auto"/>
          </w:divBdr>
          <w:divsChild>
            <w:div w:id="1230075669">
              <w:marLeft w:val="0"/>
              <w:marRight w:val="0"/>
              <w:marTop w:val="0"/>
              <w:marBottom w:val="0"/>
              <w:divBdr>
                <w:top w:val="none" w:sz="0" w:space="0" w:color="auto"/>
                <w:left w:val="none" w:sz="0" w:space="0" w:color="auto"/>
                <w:bottom w:val="none" w:sz="0" w:space="0" w:color="auto"/>
                <w:right w:val="none" w:sz="0" w:space="0" w:color="auto"/>
              </w:divBdr>
              <w:divsChild>
                <w:div w:id="21202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2497">
          <w:marLeft w:val="0"/>
          <w:marRight w:val="0"/>
          <w:marTop w:val="0"/>
          <w:marBottom w:val="0"/>
          <w:divBdr>
            <w:top w:val="none" w:sz="0" w:space="0" w:color="auto"/>
            <w:left w:val="none" w:sz="0" w:space="0" w:color="auto"/>
            <w:bottom w:val="none" w:sz="0" w:space="0" w:color="auto"/>
            <w:right w:val="none" w:sz="0" w:space="0" w:color="auto"/>
          </w:divBdr>
          <w:divsChild>
            <w:div w:id="1004632193">
              <w:marLeft w:val="0"/>
              <w:marRight w:val="0"/>
              <w:marTop w:val="0"/>
              <w:marBottom w:val="0"/>
              <w:divBdr>
                <w:top w:val="none" w:sz="0" w:space="0" w:color="auto"/>
                <w:left w:val="none" w:sz="0" w:space="0" w:color="auto"/>
                <w:bottom w:val="none" w:sz="0" w:space="0" w:color="auto"/>
                <w:right w:val="none" w:sz="0" w:space="0" w:color="auto"/>
              </w:divBdr>
              <w:divsChild>
                <w:div w:id="4735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2961">
          <w:marLeft w:val="0"/>
          <w:marRight w:val="0"/>
          <w:marTop w:val="0"/>
          <w:marBottom w:val="0"/>
          <w:divBdr>
            <w:top w:val="none" w:sz="0" w:space="0" w:color="auto"/>
            <w:left w:val="none" w:sz="0" w:space="0" w:color="auto"/>
            <w:bottom w:val="none" w:sz="0" w:space="0" w:color="auto"/>
            <w:right w:val="none" w:sz="0" w:space="0" w:color="auto"/>
          </w:divBdr>
          <w:divsChild>
            <w:div w:id="969631475">
              <w:marLeft w:val="0"/>
              <w:marRight w:val="0"/>
              <w:marTop w:val="0"/>
              <w:marBottom w:val="0"/>
              <w:divBdr>
                <w:top w:val="none" w:sz="0" w:space="0" w:color="auto"/>
                <w:left w:val="none" w:sz="0" w:space="0" w:color="auto"/>
                <w:bottom w:val="none" w:sz="0" w:space="0" w:color="auto"/>
                <w:right w:val="none" w:sz="0" w:space="0" w:color="auto"/>
              </w:divBdr>
              <w:divsChild>
                <w:div w:id="6479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5456">
          <w:marLeft w:val="0"/>
          <w:marRight w:val="0"/>
          <w:marTop w:val="0"/>
          <w:marBottom w:val="0"/>
          <w:divBdr>
            <w:top w:val="none" w:sz="0" w:space="0" w:color="auto"/>
            <w:left w:val="none" w:sz="0" w:space="0" w:color="auto"/>
            <w:bottom w:val="none" w:sz="0" w:space="0" w:color="auto"/>
            <w:right w:val="none" w:sz="0" w:space="0" w:color="auto"/>
          </w:divBdr>
          <w:divsChild>
            <w:div w:id="440758727">
              <w:marLeft w:val="0"/>
              <w:marRight w:val="0"/>
              <w:marTop w:val="0"/>
              <w:marBottom w:val="0"/>
              <w:divBdr>
                <w:top w:val="none" w:sz="0" w:space="0" w:color="auto"/>
                <w:left w:val="none" w:sz="0" w:space="0" w:color="auto"/>
                <w:bottom w:val="none" w:sz="0" w:space="0" w:color="auto"/>
                <w:right w:val="none" w:sz="0" w:space="0" w:color="auto"/>
              </w:divBdr>
              <w:divsChild>
                <w:div w:id="584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16362">
          <w:marLeft w:val="0"/>
          <w:marRight w:val="0"/>
          <w:marTop w:val="0"/>
          <w:marBottom w:val="0"/>
          <w:divBdr>
            <w:top w:val="none" w:sz="0" w:space="0" w:color="auto"/>
            <w:left w:val="none" w:sz="0" w:space="0" w:color="auto"/>
            <w:bottom w:val="none" w:sz="0" w:space="0" w:color="auto"/>
            <w:right w:val="none" w:sz="0" w:space="0" w:color="auto"/>
          </w:divBdr>
          <w:divsChild>
            <w:div w:id="1567455851">
              <w:marLeft w:val="0"/>
              <w:marRight w:val="0"/>
              <w:marTop w:val="0"/>
              <w:marBottom w:val="0"/>
              <w:divBdr>
                <w:top w:val="none" w:sz="0" w:space="0" w:color="auto"/>
                <w:left w:val="none" w:sz="0" w:space="0" w:color="auto"/>
                <w:bottom w:val="none" w:sz="0" w:space="0" w:color="auto"/>
                <w:right w:val="none" w:sz="0" w:space="0" w:color="auto"/>
              </w:divBdr>
              <w:divsChild>
                <w:div w:id="9015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4929">
          <w:marLeft w:val="0"/>
          <w:marRight w:val="0"/>
          <w:marTop w:val="0"/>
          <w:marBottom w:val="0"/>
          <w:divBdr>
            <w:top w:val="none" w:sz="0" w:space="0" w:color="auto"/>
            <w:left w:val="none" w:sz="0" w:space="0" w:color="auto"/>
            <w:bottom w:val="none" w:sz="0" w:space="0" w:color="auto"/>
            <w:right w:val="none" w:sz="0" w:space="0" w:color="auto"/>
          </w:divBdr>
          <w:divsChild>
            <w:div w:id="1677804683">
              <w:marLeft w:val="0"/>
              <w:marRight w:val="0"/>
              <w:marTop w:val="0"/>
              <w:marBottom w:val="0"/>
              <w:divBdr>
                <w:top w:val="none" w:sz="0" w:space="0" w:color="auto"/>
                <w:left w:val="none" w:sz="0" w:space="0" w:color="auto"/>
                <w:bottom w:val="none" w:sz="0" w:space="0" w:color="auto"/>
                <w:right w:val="none" w:sz="0" w:space="0" w:color="auto"/>
              </w:divBdr>
              <w:divsChild>
                <w:div w:id="18189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49802">
          <w:marLeft w:val="0"/>
          <w:marRight w:val="0"/>
          <w:marTop w:val="0"/>
          <w:marBottom w:val="0"/>
          <w:divBdr>
            <w:top w:val="none" w:sz="0" w:space="0" w:color="auto"/>
            <w:left w:val="none" w:sz="0" w:space="0" w:color="auto"/>
            <w:bottom w:val="none" w:sz="0" w:space="0" w:color="auto"/>
            <w:right w:val="none" w:sz="0" w:space="0" w:color="auto"/>
          </w:divBdr>
          <w:divsChild>
            <w:div w:id="1968966817">
              <w:marLeft w:val="0"/>
              <w:marRight w:val="0"/>
              <w:marTop w:val="0"/>
              <w:marBottom w:val="0"/>
              <w:divBdr>
                <w:top w:val="none" w:sz="0" w:space="0" w:color="auto"/>
                <w:left w:val="none" w:sz="0" w:space="0" w:color="auto"/>
                <w:bottom w:val="none" w:sz="0" w:space="0" w:color="auto"/>
                <w:right w:val="none" w:sz="0" w:space="0" w:color="auto"/>
              </w:divBdr>
              <w:divsChild>
                <w:div w:id="20493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3970">
          <w:marLeft w:val="0"/>
          <w:marRight w:val="0"/>
          <w:marTop w:val="0"/>
          <w:marBottom w:val="0"/>
          <w:divBdr>
            <w:top w:val="none" w:sz="0" w:space="0" w:color="auto"/>
            <w:left w:val="none" w:sz="0" w:space="0" w:color="auto"/>
            <w:bottom w:val="none" w:sz="0" w:space="0" w:color="auto"/>
            <w:right w:val="none" w:sz="0" w:space="0" w:color="auto"/>
          </w:divBdr>
          <w:divsChild>
            <w:div w:id="1982609936">
              <w:marLeft w:val="0"/>
              <w:marRight w:val="0"/>
              <w:marTop w:val="0"/>
              <w:marBottom w:val="0"/>
              <w:divBdr>
                <w:top w:val="none" w:sz="0" w:space="0" w:color="auto"/>
                <w:left w:val="none" w:sz="0" w:space="0" w:color="auto"/>
                <w:bottom w:val="none" w:sz="0" w:space="0" w:color="auto"/>
                <w:right w:val="none" w:sz="0" w:space="0" w:color="auto"/>
              </w:divBdr>
              <w:divsChild>
                <w:div w:id="1607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48497">
          <w:marLeft w:val="0"/>
          <w:marRight w:val="0"/>
          <w:marTop w:val="0"/>
          <w:marBottom w:val="0"/>
          <w:divBdr>
            <w:top w:val="none" w:sz="0" w:space="0" w:color="auto"/>
            <w:left w:val="none" w:sz="0" w:space="0" w:color="auto"/>
            <w:bottom w:val="none" w:sz="0" w:space="0" w:color="auto"/>
            <w:right w:val="none" w:sz="0" w:space="0" w:color="auto"/>
          </w:divBdr>
          <w:divsChild>
            <w:div w:id="2076855926">
              <w:marLeft w:val="0"/>
              <w:marRight w:val="0"/>
              <w:marTop w:val="0"/>
              <w:marBottom w:val="0"/>
              <w:divBdr>
                <w:top w:val="none" w:sz="0" w:space="0" w:color="auto"/>
                <w:left w:val="none" w:sz="0" w:space="0" w:color="auto"/>
                <w:bottom w:val="none" w:sz="0" w:space="0" w:color="auto"/>
                <w:right w:val="none" w:sz="0" w:space="0" w:color="auto"/>
              </w:divBdr>
              <w:divsChild>
                <w:div w:id="4720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0269">
          <w:marLeft w:val="0"/>
          <w:marRight w:val="0"/>
          <w:marTop w:val="0"/>
          <w:marBottom w:val="0"/>
          <w:divBdr>
            <w:top w:val="none" w:sz="0" w:space="0" w:color="auto"/>
            <w:left w:val="none" w:sz="0" w:space="0" w:color="auto"/>
            <w:bottom w:val="none" w:sz="0" w:space="0" w:color="auto"/>
            <w:right w:val="none" w:sz="0" w:space="0" w:color="auto"/>
          </w:divBdr>
          <w:divsChild>
            <w:div w:id="190918249">
              <w:marLeft w:val="0"/>
              <w:marRight w:val="0"/>
              <w:marTop w:val="0"/>
              <w:marBottom w:val="0"/>
              <w:divBdr>
                <w:top w:val="none" w:sz="0" w:space="0" w:color="auto"/>
                <w:left w:val="none" w:sz="0" w:space="0" w:color="auto"/>
                <w:bottom w:val="none" w:sz="0" w:space="0" w:color="auto"/>
                <w:right w:val="none" w:sz="0" w:space="0" w:color="auto"/>
              </w:divBdr>
              <w:divsChild>
                <w:div w:id="1015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0698">
          <w:marLeft w:val="0"/>
          <w:marRight w:val="0"/>
          <w:marTop w:val="0"/>
          <w:marBottom w:val="0"/>
          <w:divBdr>
            <w:top w:val="none" w:sz="0" w:space="0" w:color="auto"/>
            <w:left w:val="none" w:sz="0" w:space="0" w:color="auto"/>
            <w:bottom w:val="none" w:sz="0" w:space="0" w:color="auto"/>
            <w:right w:val="none" w:sz="0" w:space="0" w:color="auto"/>
          </w:divBdr>
          <w:divsChild>
            <w:div w:id="1955210743">
              <w:marLeft w:val="0"/>
              <w:marRight w:val="0"/>
              <w:marTop w:val="0"/>
              <w:marBottom w:val="0"/>
              <w:divBdr>
                <w:top w:val="none" w:sz="0" w:space="0" w:color="auto"/>
                <w:left w:val="none" w:sz="0" w:space="0" w:color="auto"/>
                <w:bottom w:val="none" w:sz="0" w:space="0" w:color="auto"/>
                <w:right w:val="none" w:sz="0" w:space="0" w:color="auto"/>
              </w:divBdr>
              <w:divsChild>
                <w:div w:id="20622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87226">
          <w:marLeft w:val="0"/>
          <w:marRight w:val="0"/>
          <w:marTop w:val="0"/>
          <w:marBottom w:val="0"/>
          <w:divBdr>
            <w:top w:val="none" w:sz="0" w:space="0" w:color="auto"/>
            <w:left w:val="none" w:sz="0" w:space="0" w:color="auto"/>
            <w:bottom w:val="none" w:sz="0" w:space="0" w:color="auto"/>
            <w:right w:val="none" w:sz="0" w:space="0" w:color="auto"/>
          </w:divBdr>
          <w:divsChild>
            <w:div w:id="1329287147">
              <w:marLeft w:val="0"/>
              <w:marRight w:val="0"/>
              <w:marTop w:val="0"/>
              <w:marBottom w:val="0"/>
              <w:divBdr>
                <w:top w:val="none" w:sz="0" w:space="0" w:color="auto"/>
                <w:left w:val="none" w:sz="0" w:space="0" w:color="auto"/>
                <w:bottom w:val="none" w:sz="0" w:space="0" w:color="auto"/>
                <w:right w:val="none" w:sz="0" w:space="0" w:color="auto"/>
              </w:divBdr>
              <w:divsChild>
                <w:div w:id="9447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9057">
          <w:marLeft w:val="0"/>
          <w:marRight w:val="0"/>
          <w:marTop w:val="0"/>
          <w:marBottom w:val="0"/>
          <w:divBdr>
            <w:top w:val="none" w:sz="0" w:space="0" w:color="auto"/>
            <w:left w:val="none" w:sz="0" w:space="0" w:color="auto"/>
            <w:bottom w:val="none" w:sz="0" w:space="0" w:color="auto"/>
            <w:right w:val="none" w:sz="0" w:space="0" w:color="auto"/>
          </w:divBdr>
          <w:divsChild>
            <w:div w:id="1631546796">
              <w:marLeft w:val="0"/>
              <w:marRight w:val="0"/>
              <w:marTop w:val="0"/>
              <w:marBottom w:val="0"/>
              <w:divBdr>
                <w:top w:val="none" w:sz="0" w:space="0" w:color="auto"/>
                <w:left w:val="none" w:sz="0" w:space="0" w:color="auto"/>
                <w:bottom w:val="none" w:sz="0" w:space="0" w:color="auto"/>
                <w:right w:val="none" w:sz="0" w:space="0" w:color="auto"/>
              </w:divBdr>
              <w:divsChild>
                <w:div w:id="18402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066">
          <w:marLeft w:val="0"/>
          <w:marRight w:val="0"/>
          <w:marTop w:val="0"/>
          <w:marBottom w:val="0"/>
          <w:divBdr>
            <w:top w:val="none" w:sz="0" w:space="0" w:color="auto"/>
            <w:left w:val="none" w:sz="0" w:space="0" w:color="auto"/>
            <w:bottom w:val="none" w:sz="0" w:space="0" w:color="auto"/>
            <w:right w:val="none" w:sz="0" w:space="0" w:color="auto"/>
          </w:divBdr>
          <w:divsChild>
            <w:div w:id="665330995">
              <w:marLeft w:val="0"/>
              <w:marRight w:val="0"/>
              <w:marTop w:val="0"/>
              <w:marBottom w:val="0"/>
              <w:divBdr>
                <w:top w:val="none" w:sz="0" w:space="0" w:color="auto"/>
                <w:left w:val="none" w:sz="0" w:space="0" w:color="auto"/>
                <w:bottom w:val="none" w:sz="0" w:space="0" w:color="auto"/>
                <w:right w:val="none" w:sz="0" w:space="0" w:color="auto"/>
              </w:divBdr>
              <w:divsChild>
                <w:div w:id="16586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52469">
          <w:marLeft w:val="0"/>
          <w:marRight w:val="0"/>
          <w:marTop w:val="0"/>
          <w:marBottom w:val="0"/>
          <w:divBdr>
            <w:top w:val="none" w:sz="0" w:space="0" w:color="auto"/>
            <w:left w:val="none" w:sz="0" w:space="0" w:color="auto"/>
            <w:bottom w:val="none" w:sz="0" w:space="0" w:color="auto"/>
            <w:right w:val="none" w:sz="0" w:space="0" w:color="auto"/>
          </w:divBdr>
          <w:divsChild>
            <w:div w:id="1271662987">
              <w:marLeft w:val="0"/>
              <w:marRight w:val="0"/>
              <w:marTop w:val="0"/>
              <w:marBottom w:val="0"/>
              <w:divBdr>
                <w:top w:val="none" w:sz="0" w:space="0" w:color="auto"/>
                <w:left w:val="none" w:sz="0" w:space="0" w:color="auto"/>
                <w:bottom w:val="none" w:sz="0" w:space="0" w:color="auto"/>
                <w:right w:val="none" w:sz="0" w:space="0" w:color="auto"/>
              </w:divBdr>
              <w:divsChild>
                <w:div w:id="13302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8789">
          <w:marLeft w:val="0"/>
          <w:marRight w:val="0"/>
          <w:marTop w:val="0"/>
          <w:marBottom w:val="0"/>
          <w:divBdr>
            <w:top w:val="none" w:sz="0" w:space="0" w:color="auto"/>
            <w:left w:val="none" w:sz="0" w:space="0" w:color="auto"/>
            <w:bottom w:val="none" w:sz="0" w:space="0" w:color="auto"/>
            <w:right w:val="none" w:sz="0" w:space="0" w:color="auto"/>
          </w:divBdr>
          <w:divsChild>
            <w:div w:id="1457332397">
              <w:marLeft w:val="0"/>
              <w:marRight w:val="0"/>
              <w:marTop w:val="0"/>
              <w:marBottom w:val="0"/>
              <w:divBdr>
                <w:top w:val="none" w:sz="0" w:space="0" w:color="auto"/>
                <w:left w:val="none" w:sz="0" w:space="0" w:color="auto"/>
                <w:bottom w:val="none" w:sz="0" w:space="0" w:color="auto"/>
                <w:right w:val="none" w:sz="0" w:space="0" w:color="auto"/>
              </w:divBdr>
              <w:divsChild>
                <w:div w:id="13315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3968">
          <w:marLeft w:val="0"/>
          <w:marRight w:val="0"/>
          <w:marTop w:val="0"/>
          <w:marBottom w:val="0"/>
          <w:divBdr>
            <w:top w:val="none" w:sz="0" w:space="0" w:color="auto"/>
            <w:left w:val="none" w:sz="0" w:space="0" w:color="auto"/>
            <w:bottom w:val="none" w:sz="0" w:space="0" w:color="auto"/>
            <w:right w:val="none" w:sz="0" w:space="0" w:color="auto"/>
          </w:divBdr>
          <w:divsChild>
            <w:div w:id="43138550">
              <w:marLeft w:val="0"/>
              <w:marRight w:val="0"/>
              <w:marTop w:val="0"/>
              <w:marBottom w:val="0"/>
              <w:divBdr>
                <w:top w:val="none" w:sz="0" w:space="0" w:color="auto"/>
                <w:left w:val="none" w:sz="0" w:space="0" w:color="auto"/>
                <w:bottom w:val="none" w:sz="0" w:space="0" w:color="auto"/>
                <w:right w:val="none" w:sz="0" w:space="0" w:color="auto"/>
              </w:divBdr>
              <w:divsChild>
                <w:div w:id="4975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6390">
          <w:marLeft w:val="0"/>
          <w:marRight w:val="0"/>
          <w:marTop w:val="0"/>
          <w:marBottom w:val="0"/>
          <w:divBdr>
            <w:top w:val="none" w:sz="0" w:space="0" w:color="auto"/>
            <w:left w:val="none" w:sz="0" w:space="0" w:color="auto"/>
            <w:bottom w:val="none" w:sz="0" w:space="0" w:color="auto"/>
            <w:right w:val="none" w:sz="0" w:space="0" w:color="auto"/>
          </w:divBdr>
          <w:divsChild>
            <w:div w:id="580912396">
              <w:marLeft w:val="0"/>
              <w:marRight w:val="0"/>
              <w:marTop w:val="0"/>
              <w:marBottom w:val="0"/>
              <w:divBdr>
                <w:top w:val="none" w:sz="0" w:space="0" w:color="auto"/>
                <w:left w:val="none" w:sz="0" w:space="0" w:color="auto"/>
                <w:bottom w:val="none" w:sz="0" w:space="0" w:color="auto"/>
                <w:right w:val="none" w:sz="0" w:space="0" w:color="auto"/>
              </w:divBdr>
              <w:divsChild>
                <w:div w:id="21270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146">
          <w:marLeft w:val="0"/>
          <w:marRight w:val="0"/>
          <w:marTop w:val="0"/>
          <w:marBottom w:val="0"/>
          <w:divBdr>
            <w:top w:val="none" w:sz="0" w:space="0" w:color="auto"/>
            <w:left w:val="none" w:sz="0" w:space="0" w:color="auto"/>
            <w:bottom w:val="none" w:sz="0" w:space="0" w:color="auto"/>
            <w:right w:val="none" w:sz="0" w:space="0" w:color="auto"/>
          </w:divBdr>
          <w:divsChild>
            <w:div w:id="1695186180">
              <w:marLeft w:val="0"/>
              <w:marRight w:val="0"/>
              <w:marTop w:val="0"/>
              <w:marBottom w:val="0"/>
              <w:divBdr>
                <w:top w:val="none" w:sz="0" w:space="0" w:color="auto"/>
                <w:left w:val="none" w:sz="0" w:space="0" w:color="auto"/>
                <w:bottom w:val="none" w:sz="0" w:space="0" w:color="auto"/>
                <w:right w:val="none" w:sz="0" w:space="0" w:color="auto"/>
              </w:divBdr>
              <w:divsChild>
                <w:div w:id="2995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1619">
          <w:marLeft w:val="0"/>
          <w:marRight w:val="0"/>
          <w:marTop w:val="0"/>
          <w:marBottom w:val="0"/>
          <w:divBdr>
            <w:top w:val="none" w:sz="0" w:space="0" w:color="auto"/>
            <w:left w:val="none" w:sz="0" w:space="0" w:color="auto"/>
            <w:bottom w:val="none" w:sz="0" w:space="0" w:color="auto"/>
            <w:right w:val="none" w:sz="0" w:space="0" w:color="auto"/>
          </w:divBdr>
          <w:divsChild>
            <w:div w:id="1846478289">
              <w:marLeft w:val="0"/>
              <w:marRight w:val="0"/>
              <w:marTop w:val="0"/>
              <w:marBottom w:val="0"/>
              <w:divBdr>
                <w:top w:val="none" w:sz="0" w:space="0" w:color="auto"/>
                <w:left w:val="none" w:sz="0" w:space="0" w:color="auto"/>
                <w:bottom w:val="none" w:sz="0" w:space="0" w:color="auto"/>
                <w:right w:val="none" w:sz="0" w:space="0" w:color="auto"/>
              </w:divBdr>
              <w:divsChild>
                <w:div w:id="13166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5974">
          <w:marLeft w:val="0"/>
          <w:marRight w:val="0"/>
          <w:marTop w:val="0"/>
          <w:marBottom w:val="0"/>
          <w:divBdr>
            <w:top w:val="none" w:sz="0" w:space="0" w:color="auto"/>
            <w:left w:val="none" w:sz="0" w:space="0" w:color="auto"/>
            <w:bottom w:val="none" w:sz="0" w:space="0" w:color="auto"/>
            <w:right w:val="none" w:sz="0" w:space="0" w:color="auto"/>
          </w:divBdr>
          <w:divsChild>
            <w:div w:id="206139317">
              <w:marLeft w:val="0"/>
              <w:marRight w:val="0"/>
              <w:marTop w:val="0"/>
              <w:marBottom w:val="0"/>
              <w:divBdr>
                <w:top w:val="none" w:sz="0" w:space="0" w:color="auto"/>
                <w:left w:val="none" w:sz="0" w:space="0" w:color="auto"/>
                <w:bottom w:val="none" w:sz="0" w:space="0" w:color="auto"/>
                <w:right w:val="none" w:sz="0" w:space="0" w:color="auto"/>
              </w:divBdr>
              <w:divsChild>
                <w:div w:id="1101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49978">
          <w:marLeft w:val="0"/>
          <w:marRight w:val="0"/>
          <w:marTop w:val="0"/>
          <w:marBottom w:val="0"/>
          <w:divBdr>
            <w:top w:val="none" w:sz="0" w:space="0" w:color="auto"/>
            <w:left w:val="none" w:sz="0" w:space="0" w:color="auto"/>
            <w:bottom w:val="none" w:sz="0" w:space="0" w:color="auto"/>
            <w:right w:val="none" w:sz="0" w:space="0" w:color="auto"/>
          </w:divBdr>
          <w:divsChild>
            <w:div w:id="1024017694">
              <w:marLeft w:val="0"/>
              <w:marRight w:val="0"/>
              <w:marTop w:val="0"/>
              <w:marBottom w:val="0"/>
              <w:divBdr>
                <w:top w:val="none" w:sz="0" w:space="0" w:color="auto"/>
                <w:left w:val="none" w:sz="0" w:space="0" w:color="auto"/>
                <w:bottom w:val="none" w:sz="0" w:space="0" w:color="auto"/>
                <w:right w:val="none" w:sz="0" w:space="0" w:color="auto"/>
              </w:divBdr>
              <w:divsChild>
                <w:div w:id="15534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23149">
          <w:marLeft w:val="0"/>
          <w:marRight w:val="0"/>
          <w:marTop w:val="0"/>
          <w:marBottom w:val="0"/>
          <w:divBdr>
            <w:top w:val="none" w:sz="0" w:space="0" w:color="auto"/>
            <w:left w:val="none" w:sz="0" w:space="0" w:color="auto"/>
            <w:bottom w:val="none" w:sz="0" w:space="0" w:color="auto"/>
            <w:right w:val="none" w:sz="0" w:space="0" w:color="auto"/>
          </w:divBdr>
          <w:divsChild>
            <w:div w:id="1436168219">
              <w:marLeft w:val="0"/>
              <w:marRight w:val="0"/>
              <w:marTop w:val="0"/>
              <w:marBottom w:val="0"/>
              <w:divBdr>
                <w:top w:val="none" w:sz="0" w:space="0" w:color="auto"/>
                <w:left w:val="none" w:sz="0" w:space="0" w:color="auto"/>
                <w:bottom w:val="none" w:sz="0" w:space="0" w:color="auto"/>
                <w:right w:val="none" w:sz="0" w:space="0" w:color="auto"/>
              </w:divBdr>
              <w:divsChild>
                <w:div w:id="1632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0762">
          <w:marLeft w:val="0"/>
          <w:marRight w:val="0"/>
          <w:marTop w:val="0"/>
          <w:marBottom w:val="0"/>
          <w:divBdr>
            <w:top w:val="none" w:sz="0" w:space="0" w:color="auto"/>
            <w:left w:val="none" w:sz="0" w:space="0" w:color="auto"/>
            <w:bottom w:val="none" w:sz="0" w:space="0" w:color="auto"/>
            <w:right w:val="none" w:sz="0" w:space="0" w:color="auto"/>
          </w:divBdr>
          <w:divsChild>
            <w:div w:id="494690288">
              <w:marLeft w:val="0"/>
              <w:marRight w:val="0"/>
              <w:marTop w:val="0"/>
              <w:marBottom w:val="0"/>
              <w:divBdr>
                <w:top w:val="none" w:sz="0" w:space="0" w:color="auto"/>
                <w:left w:val="none" w:sz="0" w:space="0" w:color="auto"/>
                <w:bottom w:val="none" w:sz="0" w:space="0" w:color="auto"/>
                <w:right w:val="none" w:sz="0" w:space="0" w:color="auto"/>
              </w:divBdr>
              <w:divsChild>
                <w:div w:id="19242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1485">
          <w:marLeft w:val="0"/>
          <w:marRight w:val="0"/>
          <w:marTop w:val="0"/>
          <w:marBottom w:val="0"/>
          <w:divBdr>
            <w:top w:val="none" w:sz="0" w:space="0" w:color="auto"/>
            <w:left w:val="none" w:sz="0" w:space="0" w:color="auto"/>
            <w:bottom w:val="none" w:sz="0" w:space="0" w:color="auto"/>
            <w:right w:val="none" w:sz="0" w:space="0" w:color="auto"/>
          </w:divBdr>
          <w:divsChild>
            <w:div w:id="1623460952">
              <w:marLeft w:val="0"/>
              <w:marRight w:val="0"/>
              <w:marTop w:val="0"/>
              <w:marBottom w:val="0"/>
              <w:divBdr>
                <w:top w:val="none" w:sz="0" w:space="0" w:color="auto"/>
                <w:left w:val="none" w:sz="0" w:space="0" w:color="auto"/>
                <w:bottom w:val="none" w:sz="0" w:space="0" w:color="auto"/>
                <w:right w:val="none" w:sz="0" w:space="0" w:color="auto"/>
              </w:divBdr>
              <w:divsChild>
                <w:div w:id="18737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918">
          <w:marLeft w:val="0"/>
          <w:marRight w:val="0"/>
          <w:marTop w:val="0"/>
          <w:marBottom w:val="0"/>
          <w:divBdr>
            <w:top w:val="none" w:sz="0" w:space="0" w:color="auto"/>
            <w:left w:val="none" w:sz="0" w:space="0" w:color="auto"/>
            <w:bottom w:val="none" w:sz="0" w:space="0" w:color="auto"/>
            <w:right w:val="none" w:sz="0" w:space="0" w:color="auto"/>
          </w:divBdr>
          <w:divsChild>
            <w:div w:id="116684439">
              <w:marLeft w:val="0"/>
              <w:marRight w:val="0"/>
              <w:marTop w:val="0"/>
              <w:marBottom w:val="0"/>
              <w:divBdr>
                <w:top w:val="none" w:sz="0" w:space="0" w:color="auto"/>
                <w:left w:val="none" w:sz="0" w:space="0" w:color="auto"/>
                <w:bottom w:val="none" w:sz="0" w:space="0" w:color="auto"/>
                <w:right w:val="none" w:sz="0" w:space="0" w:color="auto"/>
              </w:divBdr>
              <w:divsChild>
                <w:div w:id="1618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3229">
          <w:marLeft w:val="0"/>
          <w:marRight w:val="0"/>
          <w:marTop w:val="0"/>
          <w:marBottom w:val="0"/>
          <w:divBdr>
            <w:top w:val="none" w:sz="0" w:space="0" w:color="auto"/>
            <w:left w:val="none" w:sz="0" w:space="0" w:color="auto"/>
            <w:bottom w:val="none" w:sz="0" w:space="0" w:color="auto"/>
            <w:right w:val="none" w:sz="0" w:space="0" w:color="auto"/>
          </w:divBdr>
          <w:divsChild>
            <w:div w:id="1653637050">
              <w:marLeft w:val="0"/>
              <w:marRight w:val="0"/>
              <w:marTop w:val="0"/>
              <w:marBottom w:val="0"/>
              <w:divBdr>
                <w:top w:val="none" w:sz="0" w:space="0" w:color="auto"/>
                <w:left w:val="none" w:sz="0" w:space="0" w:color="auto"/>
                <w:bottom w:val="none" w:sz="0" w:space="0" w:color="auto"/>
                <w:right w:val="none" w:sz="0" w:space="0" w:color="auto"/>
              </w:divBdr>
              <w:divsChild>
                <w:div w:id="7933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2932">
          <w:marLeft w:val="0"/>
          <w:marRight w:val="0"/>
          <w:marTop w:val="0"/>
          <w:marBottom w:val="0"/>
          <w:divBdr>
            <w:top w:val="none" w:sz="0" w:space="0" w:color="auto"/>
            <w:left w:val="none" w:sz="0" w:space="0" w:color="auto"/>
            <w:bottom w:val="none" w:sz="0" w:space="0" w:color="auto"/>
            <w:right w:val="none" w:sz="0" w:space="0" w:color="auto"/>
          </w:divBdr>
          <w:divsChild>
            <w:div w:id="142308651">
              <w:marLeft w:val="0"/>
              <w:marRight w:val="0"/>
              <w:marTop w:val="0"/>
              <w:marBottom w:val="0"/>
              <w:divBdr>
                <w:top w:val="none" w:sz="0" w:space="0" w:color="auto"/>
                <w:left w:val="none" w:sz="0" w:space="0" w:color="auto"/>
                <w:bottom w:val="none" w:sz="0" w:space="0" w:color="auto"/>
                <w:right w:val="none" w:sz="0" w:space="0" w:color="auto"/>
              </w:divBdr>
              <w:divsChild>
                <w:div w:id="11334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7721">
          <w:marLeft w:val="0"/>
          <w:marRight w:val="0"/>
          <w:marTop w:val="0"/>
          <w:marBottom w:val="0"/>
          <w:divBdr>
            <w:top w:val="none" w:sz="0" w:space="0" w:color="auto"/>
            <w:left w:val="none" w:sz="0" w:space="0" w:color="auto"/>
            <w:bottom w:val="none" w:sz="0" w:space="0" w:color="auto"/>
            <w:right w:val="none" w:sz="0" w:space="0" w:color="auto"/>
          </w:divBdr>
          <w:divsChild>
            <w:div w:id="1247763927">
              <w:marLeft w:val="0"/>
              <w:marRight w:val="0"/>
              <w:marTop w:val="0"/>
              <w:marBottom w:val="0"/>
              <w:divBdr>
                <w:top w:val="none" w:sz="0" w:space="0" w:color="auto"/>
                <w:left w:val="none" w:sz="0" w:space="0" w:color="auto"/>
                <w:bottom w:val="none" w:sz="0" w:space="0" w:color="auto"/>
                <w:right w:val="none" w:sz="0" w:space="0" w:color="auto"/>
              </w:divBdr>
              <w:divsChild>
                <w:div w:id="5432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1361">
          <w:marLeft w:val="0"/>
          <w:marRight w:val="0"/>
          <w:marTop w:val="0"/>
          <w:marBottom w:val="0"/>
          <w:divBdr>
            <w:top w:val="none" w:sz="0" w:space="0" w:color="auto"/>
            <w:left w:val="none" w:sz="0" w:space="0" w:color="auto"/>
            <w:bottom w:val="none" w:sz="0" w:space="0" w:color="auto"/>
            <w:right w:val="none" w:sz="0" w:space="0" w:color="auto"/>
          </w:divBdr>
          <w:divsChild>
            <w:div w:id="791359769">
              <w:marLeft w:val="0"/>
              <w:marRight w:val="0"/>
              <w:marTop w:val="0"/>
              <w:marBottom w:val="0"/>
              <w:divBdr>
                <w:top w:val="none" w:sz="0" w:space="0" w:color="auto"/>
                <w:left w:val="none" w:sz="0" w:space="0" w:color="auto"/>
                <w:bottom w:val="none" w:sz="0" w:space="0" w:color="auto"/>
                <w:right w:val="none" w:sz="0" w:space="0" w:color="auto"/>
              </w:divBdr>
              <w:divsChild>
                <w:div w:id="11017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5008">
          <w:marLeft w:val="0"/>
          <w:marRight w:val="0"/>
          <w:marTop w:val="0"/>
          <w:marBottom w:val="0"/>
          <w:divBdr>
            <w:top w:val="none" w:sz="0" w:space="0" w:color="auto"/>
            <w:left w:val="none" w:sz="0" w:space="0" w:color="auto"/>
            <w:bottom w:val="none" w:sz="0" w:space="0" w:color="auto"/>
            <w:right w:val="none" w:sz="0" w:space="0" w:color="auto"/>
          </w:divBdr>
          <w:divsChild>
            <w:div w:id="1127354977">
              <w:marLeft w:val="0"/>
              <w:marRight w:val="0"/>
              <w:marTop w:val="0"/>
              <w:marBottom w:val="0"/>
              <w:divBdr>
                <w:top w:val="none" w:sz="0" w:space="0" w:color="auto"/>
                <w:left w:val="none" w:sz="0" w:space="0" w:color="auto"/>
                <w:bottom w:val="none" w:sz="0" w:space="0" w:color="auto"/>
                <w:right w:val="none" w:sz="0" w:space="0" w:color="auto"/>
              </w:divBdr>
              <w:divsChild>
                <w:div w:id="6759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6655">
          <w:marLeft w:val="0"/>
          <w:marRight w:val="0"/>
          <w:marTop w:val="0"/>
          <w:marBottom w:val="0"/>
          <w:divBdr>
            <w:top w:val="none" w:sz="0" w:space="0" w:color="auto"/>
            <w:left w:val="none" w:sz="0" w:space="0" w:color="auto"/>
            <w:bottom w:val="none" w:sz="0" w:space="0" w:color="auto"/>
            <w:right w:val="none" w:sz="0" w:space="0" w:color="auto"/>
          </w:divBdr>
          <w:divsChild>
            <w:div w:id="1786122049">
              <w:marLeft w:val="0"/>
              <w:marRight w:val="0"/>
              <w:marTop w:val="0"/>
              <w:marBottom w:val="0"/>
              <w:divBdr>
                <w:top w:val="none" w:sz="0" w:space="0" w:color="auto"/>
                <w:left w:val="none" w:sz="0" w:space="0" w:color="auto"/>
                <w:bottom w:val="none" w:sz="0" w:space="0" w:color="auto"/>
                <w:right w:val="none" w:sz="0" w:space="0" w:color="auto"/>
              </w:divBdr>
              <w:divsChild>
                <w:div w:id="21045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0924">
          <w:marLeft w:val="0"/>
          <w:marRight w:val="0"/>
          <w:marTop w:val="0"/>
          <w:marBottom w:val="0"/>
          <w:divBdr>
            <w:top w:val="none" w:sz="0" w:space="0" w:color="auto"/>
            <w:left w:val="none" w:sz="0" w:space="0" w:color="auto"/>
            <w:bottom w:val="none" w:sz="0" w:space="0" w:color="auto"/>
            <w:right w:val="none" w:sz="0" w:space="0" w:color="auto"/>
          </w:divBdr>
          <w:divsChild>
            <w:div w:id="400644504">
              <w:marLeft w:val="0"/>
              <w:marRight w:val="0"/>
              <w:marTop w:val="0"/>
              <w:marBottom w:val="0"/>
              <w:divBdr>
                <w:top w:val="none" w:sz="0" w:space="0" w:color="auto"/>
                <w:left w:val="none" w:sz="0" w:space="0" w:color="auto"/>
                <w:bottom w:val="none" w:sz="0" w:space="0" w:color="auto"/>
                <w:right w:val="none" w:sz="0" w:space="0" w:color="auto"/>
              </w:divBdr>
              <w:divsChild>
                <w:div w:id="21401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25259">
          <w:marLeft w:val="0"/>
          <w:marRight w:val="0"/>
          <w:marTop w:val="0"/>
          <w:marBottom w:val="0"/>
          <w:divBdr>
            <w:top w:val="none" w:sz="0" w:space="0" w:color="auto"/>
            <w:left w:val="none" w:sz="0" w:space="0" w:color="auto"/>
            <w:bottom w:val="none" w:sz="0" w:space="0" w:color="auto"/>
            <w:right w:val="none" w:sz="0" w:space="0" w:color="auto"/>
          </w:divBdr>
          <w:divsChild>
            <w:div w:id="988021041">
              <w:marLeft w:val="0"/>
              <w:marRight w:val="0"/>
              <w:marTop w:val="0"/>
              <w:marBottom w:val="0"/>
              <w:divBdr>
                <w:top w:val="none" w:sz="0" w:space="0" w:color="auto"/>
                <w:left w:val="none" w:sz="0" w:space="0" w:color="auto"/>
                <w:bottom w:val="none" w:sz="0" w:space="0" w:color="auto"/>
                <w:right w:val="none" w:sz="0" w:space="0" w:color="auto"/>
              </w:divBdr>
              <w:divsChild>
                <w:div w:id="20686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2744">
          <w:marLeft w:val="0"/>
          <w:marRight w:val="0"/>
          <w:marTop w:val="0"/>
          <w:marBottom w:val="0"/>
          <w:divBdr>
            <w:top w:val="none" w:sz="0" w:space="0" w:color="auto"/>
            <w:left w:val="none" w:sz="0" w:space="0" w:color="auto"/>
            <w:bottom w:val="none" w:sz="0" w:space="0" w:color="auto"/>
            <w:right w:val="none" w:sz="0" w:space="0" w:color="auto"/>
          </w:divBdr>
          <w:divsChild>
            <w:div w:id="508717986">
              <w:marLeft w:val="0"/>
              <w:marRight w:val="0"/>
              <w:marTop w:val="0"/>
              <w:marBottom w:val="0"/>
              <w:divBdr>
                <w:top w:val="none" w:sz="0" w:space="0" w:color="auto"/>
                <w:left w:val="none" w:sz="0" w:space="0" w:color="auto"/>
                <w:bottom w:val="none" w:sz="0" w:space="0" w:color="auto"/>
                <w:right w:val="none" w:sz="0" w:space="0" w:color="auto"/>
              </w:divBdr>
              <w:divsChild>
                <w:div w:id="10915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5931">
          <w:marLeft w:val="0"/>
          <w:marRight w:val="0"/>
          <w:marTop w:val="0"/>
          <w:marBottom w:val="0"/>
          <w:divBdr>
            <w:top w:val="none" w:sz="0" w:space="0" w:color="auto"/>
            <w:left w:val="none" w:sz="0" w:space="0" w:color="auto"/>
            <w:bottom w:val="none" w:sz="0" w:space="0" w:color="auto"/>
            <w:right w:val="none" w:sz="0" w:space="0" w:color="auto"/>
          </w:divBdr>
          <w:divsChild>
            <w:div w:id="1787238383">
              <w:marLeft w:val="0"/>
              <w:marRight w:val="0"/>
              <w:marTop w:val="0"/>
              <w:marBottom w:val="0"/>
              <w:divBdr>
                <w:top w:val="none" w:sz="0" w:space="0" w:color="auto"/>
                <w:left w:val="none" w:sz="0" w:space="0" w:color="auto"/>
                <w:bottom w:val="none" w:sz="0" w:space="0" w:color="auto"/>
                <w:right w:val="none" w:sz="0" w:space="0" w:color="auto"/>
              </w:divBdr>
              <w:divsChild>
                <w:div w:id="2647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5485">
          <w:marLeft w:val="0"/>
          <w:marRight w:val="0"/>
          <w:marTop w:val="0"/>
          <w:marBottom w:val="0"/>
          <w:divBdr>
            <w:top w:val="none" w:sz="0" w:space="0" w:color="auto"/>
            <w:left w:val="none" w:sz="0" w:space="0" w:color="auto"/>
            <w:bottom w:val="none" w:sz="0" w:space="0" w:color="auto"/>
            <w:right w:val="none" w:sz="0" w:space="0" w:color="auto"/>
          </w:divBdr>
          <w:divsChild>
            <w:div w:id="1270044523">
              <w:marLeft w:val="0"/>
              <w:marRight w:val="0"/>
              <w:marTop w:val="0"/>
              <w:marBottom w:val="0"/>
              <w:divBdr>
                <w:top w:val="none" w:sz="0" w:space="0" w:color="auto"/>
                <w:left w:val="none" w:sz="0" w:space="0" w:color="auto"/>
                <w:bottom w:val="none" w:sz="0" w:space="0" w:color="auto"/>
                <w:right w:val="none" w:sz="0" w:space="0" w:color="auto"/>
              </w:divBdr>
              <w:divsChild>
                <w:div w:id="4524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4232">
          <w:marLeft w:val="0"/>
          <w:marRight w:val="0"/>
          <w:marTop w:val="0"/>
          <w:marBottom w:val="0"/>
          <w:divBdr>
            <w:top w:val="none" w:sz="0" w:space="0" w:color="auto"/>
            <w:left w:val="none" w:sz="0" w:space="0" w:color="auto"/>
            <w:bottom w:val="none" w:sz="0" w:space="0" w:color="auto"/>
            <w:right w:val="none" w:sz="0" w:space="0" w:color="auto"/>
          </w:divBdr>
          <w:divsChild>
            <w:div w:id="175968259">
              <w:marLeft w:val="0"/>
              <w:marRight w:val="0"/>
              <w:marTop w:val="0"/>
              <w:marBottom w:val="0"/>
              <w:divBdr>
                <w:top w:val="none" w:sz="0" w:space="0" w:color="auto"/>
                <w:left w:val="none" w:sz="0" w:space="0" w:color="auto"/>
                <w:bottom w:val="none" w:sz="0" w:space="0" w:color="auto"/>
                <w:right w:val="none" w:sz="0" w:space="0" w:color="auto"/>
              </w:divBdr>
              <w:divsChild>
                <w:div w:id="21228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11506">
          <w:marLeft w:val="0"/>
          <w:marRight w:val="0"/>
          <w:marTop w:val="0"/>
          <w:marBottom w:val="0"/>
          <w:divBdr>
            <w:top w:val="none" w:sz="0" w:space="0" w:color="auto"/>
            <w:left w:val="none" w:sz="0" w:space="0" w:color="auto"/>
            <w:bottom w:val="none" w:sz="0" w:space="0" w:color="auto"/>
            <w:right w:val="none" w:sz="0" w:space="0" w:color="auto"/>
          </w:divBdr>
          <w:divsChild>
            <w:div w:id="1600941155">
              <w:marLeft w:val="0"/>
              <w:marRight w:val="0"/>
              <w:marTop w:val="0"/>
              <w:marBottom w:val="0"/>
              <w:divBdr>
                <w:top w:val="none" w:sz="0" w:space="0" w:color="auto"/>
                <w:left w:val="none" w:sz="0" w:space="0" w:color="auto"/>
                <w:bottom w:val="none" w:sz="0" w:space="0" w:color="auto"/>
                <w:right w:val="none" w:sz="0" w:space="0" w:color="auto"/>
              </w:divBdr>
              <w:divsChild>
                <w:div w:id="12115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31195">
          <w:marLeft w:val="0"/>
          <w:marRight w:val="0"/>
          <w:marTop w:val="0"/>
          <w:marBottom w:val="0"/>
          <w:divBdr>
            <w:top w:val="none" w:sz="0" w:space="0" w:color="auto"/>
            <w:left w:val="none" w:sz="0" w:space="0" w:color="auto"/>
            <w:bottom w:val="none" w:sz="0" w:space="0" w:color="auto"/>
            <w:right w:val="none" w:sz="0" w:space="0" w:color="auto"/>
          </w:divBdr>
          <w:divsChild>
            <w:div w:id="482504466">
              <w:marLeft w:val="0"/>
              <w:marRight w:val="0"/>
              <w:marTop w:val="0"/>
              <w:marBottom w:val="0"/>
              <w:divBdr>
                <w:top w:val="none" w:sz="0" w:space="0" w:color="auto"/>
                <w:left w:val="none" w:sz="0" w:space="0" w:color="auto"/>
                <w:bottom w:val="none" w:sz="0" w:space="0" w:color="auto"/>
                <w:right w:val="none" w:sz="0" w:space="0" w:color="auto"/>
              </w:divBdr>
              <w:divsChild>
                <w:div w:id="375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01489">
          <w:marLeft w:val="0"/>
          <w:marRight w:val="0"/>
          <w:marTop w:val="0"/>
          <w:marBottom w:val="0"/>
          <w:divBdr>
            <w:top w:val="none" w:sz="0" w:space="0" w:color="auto"/>
            <w:left w:val="none" w:sz="0" w:space="0" w:color="auto"/>
            <w:bottom w:val="none" w:sz="0" w:space="0" w:color="auto"/>
            <w:right w:val="none" w:sz="0" w:space="0" w:color="auto"/>
          </w:divBdr>
          <w:divsChild>
            <w:div w:id="1134056319">
              <w:marLeft w:val="0"/>
              <w:marRight w:val="0"/>
              <w:marTop w:val="0"/>
              <w:marBottom w:val="0"/>
              <w:divBdr>
                <w:top w:val="none" w:sz="0" w:space="0" w:color="auto"/>
                <w:left w:val="none" w:sz="0" w:space="0" w:color="auto"/>
                <w:bottom w:val="none" w:sz="0" w:space="0" w:color="auto"/>
                <w:right w:val="none" w:sz="0" w:space="0" w:color="auto"/>
              </w:divBdr>
              <w:divsChild>
                <w:div w:id="11214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36915">
          <w:marLeft w:val="0"/>
          <w:marRight w:val="0"/>
          <w:marTop w:val="0"/>
          <w:marBottom w:val="0"/>
          <w:divBdr>
            <w:top w:val="none" w:sz="0" w:space="0" w:color="auto"/>
            <w:left w:val="none" w:sz="0" w:space="0" w:color="auto"/>
            <w:bottom w:val="none" w:sz="0" w:space="0" w:color="auto"/>
            <w:right w:val="none" w:sz="0" w:space="0" w:color="auto"/>
          </w:divBdr>
          <w:divsChild>
            <w:div w:id="1893301739">
              <w:marLeft w:val="0"/>
              <w:marRight w:val="0"/>
              <w:marTop w:val="0"/>
              <w:marBottom w:val="0"/>
              <w:divBdr>
                <w:top w:val="none" w:sz="0" w:space="0" w:color="auto"/>
                <w:left w:val="none" w:sz="0" w:space="0" w:color="auto"/>
                <w:bottom w:val="none" w:sz="0" w:space="0" w:color="auto"/>
                <w:right w:val="none" w:sz="0" w:space="0" w:color="auto"/>
              </w:divBdr>
              <w:divsChild>
                <w:div w:id="13455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3598">
          <w:marLeft w:val="0"/>
          <w:marRight w:val="0"/>
          <w:marTop w:val="0"/>
          <w:marBottom w:val="0"/>
          <w:divBdr>
            <w:top w:val="none" w:sz="0" w:space="0" w:color="auto"/>
            <w:left w:val="none" w:sz="0" w:space="0" w:color="auto"/>
            <w:bottom w:val="none" w:sz="0" w:space="0" w:color="auto"/>
            <w:right w:val="none" w:sz="0" w:space="0" w:color="auto"/>
          </w:divBdr>
          <w:divsChild>
            <w:div w:id="19548520">
              <w:marLeft w:val="0"/>
              <w:marRight w:val="0"/>
              <w:marTop w:val="0"/>
              <w:marBottom w:val="0"/>
              <w:divBdr>
                <w:top w:val="none" w:sz="0" w:space="0" w:color="auto"/>
                <w:left w:val="none" w:sz="0" w:space="0" w:color="auto"/>
                <w:bottom w:val="none" w:sz="0" w:space="0" w:color="auto"/>
                <w:right w:val="none" w:sz="0" w:space="0" w:color="auto"/>
              </w:divBdr>
              <w:divsChild>
                <w:div w:id="1641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2264">
          <w:marLeft w:val="0"/>
          <w:marRight w:val="0"/>
          <w:marTop w:val="0"/>
          <w:marBottom w:val="0"/>
          <w:divBdr>
            <w:top w:val="none" w:sz="0" w:space="0" w:color="auto"/>
            <w:left w:val="none" w:sz="0" w:space="0" w:color="auto"/>
            <w:bottom w:val="none" w:sz="0" w:space="0" w:color="auto"/>
            <w:right w:val="none" w:sz="0" w:space="0" w:color="auto"/>
          </w:divBdr>
          <w:divsChild>
            <w:div w:id="349381216">
              <w:marLeft w:val="0"/>
              <w:marRight w:val="0"/>
              <w:marTop w:val="0"/>
              <w:marBottom w:val="0"/>
              <w:divBdr>
                <w:top w:val="none" w:sz="0" w:space="0" w:color="auto"/>
                <w:left w:val="none" w:sz="0" w:space="0" w:color="auto"/>
                <w:bottom w:val="none" w:sz="0" w:space="0" w:color="auto"/>
                <w:right w:val="none" w:sz="0" w:space="0" w:color="auto"/>
              </w:divBdr>
              <w:divsChild>
                <w:div w:id="7300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2803">
          <w:marLeft w:val="0"/>
          <w:marRight w:val="0"/>
          <w:marTop w:val="0"/>
          <w:marBottom w:val="0"/>
          <w:divBdr>
            <w:top w:val="none" w:sz="0" w:space="0" w:color="auto"/>
            <w:left w:val="none" w:sz="0" w:space="0" w:color="auto"/>
            <w:bottom w:val="none" w:sz="0" w:space="0" w:color="auto"/>
            <w:right w:val="none" w:sz="0" w:space="0" w:color="auto"/>
          </w:divBdr>
          <w:divsChild>
            <w:div w:id="766266899">
              <w:marLeft w:val="0"/>
              <w:marRight w:val="0"/>
              <w:marTop w:val="0"/>
              <w:marBottom w:val="0"/>
              <w:divBdr>
                <w:top w:val="none" w:sz="0" w:space="0" w:color="auto"/>
                <w:left w:val="none" w:sz="0" w:space="0" w:color="auto"/>
                <w:bottom w:val="none" w:sz="0" w:space="0" w:color="auto"/>
                <w:right w:val="none" w:sz="0" w:space="0" w:color="auto"/>
              </w:divBdr>
              <w:divsChild>
                <w:div w:id="9793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4682">
          <w:marLeft w:val="0"/>
          <w:marRight w:val="0"/>
          <w:marTop w:val="0"/>
          <w:marBottom w:val="0"/>
          <w:divBdr>
            <w:top w:val="none" w:sz="0" w:space="0" w:color="auto"/>
            <w:left w:val="none" w:sz="0" w:space="0" w:color="auto"/>
            <w:bottom w:val="none" w:sz="0" w:space="0" w:color="auto"/>
            <w:right w:val="none" w:sz="0" w:space="0" w:color="auto"/>
          </w:divBdr>
          <w:divsChild>
            <w:div w:id="1407141848">
              <w:marLeft w:val="0"/>
              <w:marRight w:val="0"/>
              <w:marTop w:val="0"/>
              <w:marBottom w:val="0"/>
              <w:divBdr>
                <w:top w:val="none" w:sz="0" w:space="0" w:color="auto"/>
                <w:left w:val="none" w:sz="0" w:space="0" w:color="auto"/>
                <w:bottom w:val="none" w:sz="0" w:space="0" w:color="auto"/>
                <w:right w:val="none" w:sz="0" w:space="0" w:color="auto"/>
              </w:divBdr>
              <w:divsChild>
                <w:div w:id="7201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7903">
          <w:marLeft w:val="0"/>
          <w:marRight w:val="0"/>
          <w:marTop w:val="0"/>
          <w:marBottom w:val="0"/>
          <w:divBdr>
            <w:top w:val="none" w:sz="0" w:space="0" w:color="auto"/>
            <w:left w:val="none" w:sz="0" w:space="0" w:color="auto"/>
            <w:bottom w:val="none" w:sz="0" w:space="0" w:color="auto"/>
            <w:right w:val="none" w:sz="0" w:space="0" w:color="auto"/>
          </w:divBdr>
          <w:divsChild>
            <w:div w:id="1655449741">
              <w:marLeft w:val="0"/>
              <w:marRight w:val="0"/>
              <w:marTop w:val="0"/>
              <w:marBottom w:val="0"/>
              <w:divBdr>
                <w:top w:val="none" w:sz="0" w:space="0" w:color="auto"/>
                <w:left w:val="none" w:sz="0" w:space="0" w:color="auto"/>
                <w:bottom w:val="none" w:sz="0" w:space="0" w:color="auto"/>
                <w:right w:val="none" w:sz="0" w:space="0" w:color="auto"/>
              </w:divBdr>
              <w:divsChild>
                <w:div w:id="21344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709">
          <w:marLeft w:val="0"/>
          <w:marRight w:val="0"/>
          <w:marTop w:val="0"/>
          <w:marBottom w:val="0"/>
          <w:divBdr>
            <w:top w:val="none" w:sz="0" w:space="0" w:color="auto"/>
            <w:left w:val="none" w:sz="0" w:space="0" w:color="auto"/>
            <w:bottom w:val="none" w:sz="0" w:space="0" w:color="auto"/>
            <w:right w:val="none" w:sz="0" w:space="0" w:color="auto"/>
          </w:divBdr>
          <w:divsChild>
            <w:div w:id="557277189">
              <w:marLeft w:val="0"/>
              <w:marRight w:val="0"/>
              <w:marTop w:val="0"/>
              <w:marBottom w:val="0"/>
              <w:divBdr>
                <w:top w:val="none" w:sz="0" w:space="0" w:color="auto"/>
                <w:left w:val="none" w:sz="0" w:space="0" w:color="auto"/>
                <w:bottom w:val="none" w:sz="0" w:space="0" w:color="auto"/>
                <w:right w:val="none" w:sz="0" w:space="0" w:color="auto"/>
              </w:divBdr>
              <w:divsChild>
                <w:div w:id="13454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5375">
          <w:marLeft w:val="0"/>
          <w:marRight w:val="0"/>
          <w:marTop w:val="0"/>
          <w:marBottom w:val="0"/>
          <w:divBdr>
            <w:top w:val="none" w:sz="0" w:space="0" w:color="auto"/>
            <w:left w:val="none" w:sz="0" w:space="0" w:color="auto"/>
            <w:bottom w:val="none" w:sz="0" w:space="0" w:color="auto"/>
            <w:right w:val="none" w:sz="0" w:space="0" w:color="auto"/>
          </w:divBdr>
          <w:divsChild>
            <w:div w:id="1540631807">
              <w:marLeft w:val="0"/>
              <w:marRight w:val="0"/>
              <w:marTop w:val="0"/>
              <w:marBottom w:val="0"/>
              <w:divBdr>
                <w:top w:val="none" w:sz="0" w:space="0" w:color="auto"/>
                <w:left w:val="none" w:sz="0" w:space="0" w:color="auto"/>
                <w:bottom w:val="none" w:sz="0" w:space="0" w:color="auto"/>
                <w:right w:val="none" w:sz="0" w:space="0" w:color="auto"/>
              </w:divBdr>
              <w:divsChild>
                <w:div w:id="841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7053">
          <w:marLeft w:val="0"/>
          <w:marRight w:val="0"/>
          <w:marTop w:val="0"/>
          <w:marBottom w:val="0"/>
          <w:divBdr>
            <w:top w:val="none" w:sz="0" w:space="0" w:color="auto"/>
            <w:left w:val="none" w:sz="0" w:space="0" w:color="auto"/>
            <w:bottom w:val="none" w:sz="0" w:space="0" w:color="auto"/>
            <w:right w:val="none" w:sz="0" w:space="0" w:color="auto"/>
          </w:divBdr>
          <w:divsChild>
            <w:div w:id="807821157">
              <w:marLeft w:val="0"/>
              <w:marRight w:val="0"/>
              <w:marTop w:val="0"/>
              <w:marBottom w:val="0"/>
              <w:divBdr>
                <w:top w:val="none" w:sz="0" w:space="0" w:color="auto"/>
                <w:left w:val="none" w:sz="0" w:space="0" w:color="auto"/>
                <w:bottom w:val="none" w:sz="0" w:space="0" w:color="auto"/>
                <w:right w:val="none" w:sz="0" w:space="0" w:color="auto"/>
              </w:divBdr>
              <w:divsChild>
                <w:div w:id="9232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3420">
          <w:marLeft w:val="0"/>
          <w:marRight w:val="0"/>
          <w:marTop w:val="0"/>
          <w:marBottom w:val="0"/>
          <w:divBdr>
            <w:top w:val="none" w:sz="0" w:space="0" w:color="auto"/>
            <w:left w:val="none" w:sz="0" w:space="0" w:color="auto"/>
            <w:bottom w:val="none" w:sz="0" w:space="0" w:color="auto"/>
            <w:right w:val="none" w:sz="0" w:space="0" w:color="auto"/>
          </w:divBdr>
          <w:divsChild>
            <w:div w:id="960064818">
              <w:marLeft w:val="0"/>
              <w:marRight w:val="0"/>
              <w:marTop w:val="0"/>
              <w:marBottom w:val="0"/>
              <w:divBdr>
                <w:top w:val="none" w:sz="0" w:space="0" w:color="auto"/>
                <w:left w:val="none" w:sz="0" w:space="0" w:color="auto"/>
                <w:bottom w:val="none" w:sz="0" w:space="0" w:color="auto"/>
                <w:right w:val="none" w:sz="0" w:space="0" w:color="auto"/>
              </w:divBdr>
              <w:divsChild>
                <w:div w:id="12079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72274">
          <w:marLeft w:val="0"/>
          <w:marRight w:val="0"/>
          <w:marTop w:val="0"/>
          <w:marBottom w:val="0"/>
          <w:divBdr>
            <w:top w:val="none" w:sz="0" w:space="0" w:color="auto"/>
            <w:left w:val="none" w:sz="0" w:space="0" w:color="auto"/>
            <w:bottom w:val="none" w:sz="0" w:space="0" w:color="auto"/>
            <w:right w:val="none" w:sz="0" w:space="0" w:color="auto"/>
          </w:divBdr>
          <w:divsChild>
            <w:div w:id="1337995246">
              <w:marLeft w:val="0"/>
              <w:marRight w:val="0"/>
              <w:marTop w:val="0"/>
              <w:marBottom w:val="0"/>
              <w:divBdr>
                <w:top w:val="none" w:sz="0" w:space="0" w:color="auto"/>
                <w:left w:val="none" w:sz="0" w:space="0" w:color="auto"/>
                <w:bottom w:val="none" w:sz="0" w:space="0" w:color="auto"/>
                <w:right w:val="none" w:sz="0" w:space="0" w:color="auto"/>
              </w:divBdr>
              <w:divsChild>
                <w:div w:id="3822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6823">
          <w:marLeft w:val="0"/>
          <w:marRight w:val="0"/>
          <w:marTop w:val="0"/>
          <w:marBottom w:val="0"/>
          <w:divBdr>
            <w:top w:val="none" w:sz="0" w:space="0" w:color="auto"/>
            <w:left w:val="none" w:sz="0" w:space="0" w:color="auto"/>
            <w:bottom w:val="none" w:sz="0" w:space="0" w:color="auto"/>
            <w:right w:val="none" w:sz="0" w:space="0" w:color="auto"/>
          </w:divBdr>
          <w:divsChild>
            <w:div w:id="1083448751">
              <w:marLeft w:val="0"/>
              <w:marRight w:val="0"/>
              <w:marTop w:val="0"/>
              <w:marBottom w:val="0"/>
              <w:divBdr>
                <w:top w:val="none" w:sz="0" w:space="0" w:color="auto"/>
                <w:left w:val="none" w:sz="0" w:space="0" w:color="auto"/>
                <w:bottom w:val="none" w:sz="0" w:space="0" w:color="auto"/>
                <w:right w:val="none" w:sz="0" w:space="0" w:color="auto"/>
              </w:divBdr>
              <w:divsChild>
                <w:div w:id="1472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4780">
          <w:marLeft w:val="0"/>
          <w:marRight w:val="0"/>
          <w:marTop w:val="0"/>
          <w:marBottom w:val="0"/>
          <w:divBdr>
            <w:top w:val="none" w:sz="0" w:space="0" w:color="auto"/>
            <w:left w:val="none" w:sz="0" w:space="0" w:color="auto"/>
            <w:bottom w:val="none" w:sz="0" w:space="0" w:color="auto"/>
            <w:right w:val="none" w:sz="0" w:space="0" w:color="auto"/>
          </w:divBdr>
          <w:divsChild>
            <w:div w:id="608200683">
              <w:marLeft w:val="0"/>
              <w:marRight w:val="0"/>
              <w:marTop w:val="0"/>
              <w:marBottom w:val="0"/>
              <w:divBdr>
                <w:top w:val="none" w:sz="0" w:space="0" w:color="auto"/>
                <w:left w:val="none" w:sz="0" w:space="0" w:color="auto"/>
                <w:bottom w:val="none" w:sz="0" w:space="0" w:color="auto"/>
                <w:right w:val="none" w:sz="0" w:space="0" w:color="auto"/>
              </w:divBdr>
              <w:divsChild>
                <w:div w:id="2889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8611">
          <w:marLeft w:val="0"/>
          <w:marRight w:val="0"/>
          <w:marTop w:val="0"/>
          <w:marBottom w:val="0"/>
          <w:divBdr>
            <w:top w:val="none" w:sz="0" w:space="0" w:color="auto"/>
            <w:left w:val="none" w:sz="0" w:space="0" w:color="auto"/>
            <w:bottom w:val="none" w:sz="0" w:space="0" w:color="auto"/>
            <w:right w:val="none" w:sz="0" w:space="0" w:color="auto"/>
          </w:divBdr>
          <w:divsChild>
            <w:div w:id="1189105795">
              <w:marLeft w:val="0"/>
              <w:marRight w:val="0"/>
              <w:marTop w:val="0"/>
              <w:marBottom w:val="0"/>
              <w:divBdr>
                <w:top w:val="none" w:sz="0" w:space="0" w:color="auto"/>
                <w:left w:val="none" w:sz="0" w:space="0" w:color="auto"/>
                <w:bottom w:val="none" w:sz="0" w:space="0" w:color="auto"/>
                <w:right w:val="none" w:sz="0" w:space="0" w:color="auto"/>
              </w:divBdr>
              <w:divsChild>
                <w:div w:id="14937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9000">
          <w:marLeft w:val="0"/>
          <w:marRight w:val="0"/>
          <w:marTop w:val="0"/>
          <w:marBottom w:val="0"/>
          <w:divBdr>
            <w:top w:val="none" w:sz="0" w:space="0" w:color="auto"/>
            <w:left w:val="none" w:sz="0" w:space="0" w:color="auto"/>
            <w:bottom w:val="none" w:sz="0" w:space="0" w:color="auto"/>
            <w:right w:val="none" w:sz="0" w:space="0" w:color="auto"/>
          </w:divBdr>
          <w:divsChild>
            <w:div w:id="761608068">
              <w:marLeft w:val="0"/>
              <w:marRight w:val="0"/>
              <w:marTop w:val="0"/>
              <w:marBottom w:val="0"/>
              <w:divBdr>
                <w:top w:val="none" w:sz="0" w:space="0" w:color="auto"/>
                <w:left w:val="none" w:sz="0" w:space="0" w:color="auto"/>
                <w:bottom w:val="none" w:sz="0" w:space="0" w:color="auto"/>
                <w:right w:val="none" w:sz="0" w:space="0" w:color="auto"/>
              </w:divBdr>
              <w:divsChild>
                <w:div w:id="4031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2580">
          <w:marLeft w:val="0"/>
          <w:marRight w:val="0"/>
          <w:marTop w:val="0"/>
          <w:marBottom w:val="0"/>
          <w:divBdr>
            <w:top w:val="none" w:sz="0" w:space="0" w:color="auto"/>
            <w:left w:val="none" w:sz="0" w:space="0" w:color="auto"/>
            <w:bottom w:val="none" w:sz="0" w:space="0" w:color="auto"/>
            <w:right w:val="none" w:sz="0" w:space="0" w:color="auto"/>
          </w:divBdr>
          <w:divsChild>
            <w:div w:id="1678537554">
              <w:marLeft w:val="0"/>
              <w:marRight w:val="0"/>
              <w:marTop w:val="0"/>
              <w:marBottom w:val="0"/>
              <w:divBdr>
                <w:top w:val="none" w:sz="0" w:space="0" w:color="auto"/>
                <w:left w:val="none" w:sz="0" w:space="0" w:color="auto"/>
                <w:bottom w:val="none" w:sz="0" w:space="0" w:color="auto"/>
                <w:right w:val="none" w:sz="0" w:space="0" w:color="auto"/>
              </w:divBdr>
              <w:divsChild>
                <w:div w:id="17355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4814">
          <w:marLeft w:val="0"/>
          <w:marRight w:val="0"/>
          <w:marTop w:val="0"/>
          <w:marBottom w:val="0"/>
          <w:divBdr>
            <w:top w:val="none" w:sz="0" w:space="0" w:color="auto"/>
            <w:left w:val="none" w:sz="0" w:space="0" w:color="auto"/>
            <w:bottom w:val="none" w:sz="0" w:space="0" w:color="auto"/>
            <w:right w:val="none" w:sz="0" w:space="0" w:color="auto"/>
          </w:divBdr>
          <w:divsChild>
            <w:div w:id="800540218">
              <w:marLeft w:val="0"/>
              <w:marRight w:val="0"/>
              <w:marTop w:val="0"/>
              <w:marBottom w:val="0"/>
              <w:divBdr>
                <w:top w:val="none" w:sz="0" w:space="0" w:color="auto"/>
                <w:left w:val="none" w:sz="0" w:space="0" w:color="auto"/>
                <w:bottom w:val="none" w:sz="0" w:space="0" w:color="auto"/>
                <w:right w:val="none" w:sz="0" w:space="0" w:color="auto"/>
              </w:divBdr>
              <w:divsChild>
                <w:div w:id="14022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8708">
          <w:marLeft w:val="0"/>
          <w:marRight w:val="0"/>
          <w:marTop w:val="0"/>
          <w:marBottom w:val="0"/>
          <w:divBdr>
            <w:top w:val="none" w:sz="0" w:space="0" w:color="auto"/>
            <w:left w:val="none" w:sz="0" w:space="0" w:color="auto"/>
            <w:bottom w:val="none" w:sz="0" w:space="0" w:color="auto"/>
            <w:right w:val="none" w:sz="0" w:space="0" w:color="auto"/>
          </w:divBdr>
          <w:divsChild>
            <w:div w:id="545678452">
              <w:marLeft w:val="0"/>
              <w:marRight w:val="0"/>
              <w:marTop w:val="0"/>
              <w:marBottom w:val="0"/>
              <w:divBdr>
                <w:top w:val="none" w:sz="0" w:space="0" w:color="auto"/>
                <w:left w:val="none" w:sz="0" w:space="0" w:color="auto"/>
                <w:bottom w:val="none" w:sz="0" w:space="0" w:color="auto"/>
                <w:right w:val="none" w:sz="0" w:space="0" w:color="auto"/>
              </w:divBdr>
              <w:divsChild>
                <w:div w:id="14187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7324">
          <w:marLeft w:val="0"/>
          <w:marRight w:val="0"/>
          <w:marTop w:val="0"/>
          <w:marBottom w:val="0"/>
          <w:divBdr>
            <w:top w:val="none" w:sz="0" w:space="0" w:color="auto"/>
            <w:left w:val="none" w:sz="0" w:space="0" w:color="auto"/>
            <w:bottom w:val="none" w:sz="0" w:space="0" w:color="auto"/>
            <w:right w:val="none" w:sz="0" w:space="0" w:color="auto"/>
          </w:divBdr>
          <w:divsChild>
            <w:div w:id="106194152">
              <w:marLeft w:val="0"/>
              <w:marRight w:val="0"/>
              <w:marTop w:val="0"/>
              <w:marBottom w:val="0"/>
              <w:divBdr>
                <w:top w:val="none" w:sz="0" w:space="0" w:color="auto"/>
                <w:left w:val="none" w:sz="0" w:space="0" w:color="auto"/>
                <w:bottom w:val="none" w:sz="0" w:space="0" w:color="auto"/>
                <w:right w:val="none" w:sz="0" w:space="0" w:color="auto"/>
              </w:divBdr>
              <w:divsChild>
                <w:div w:id="15435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2393">
          <w:marLeft w:val="0"/>
          <w:marRight w:val="0"/>
          <w:marTop w:val="0"/>
          <w:marBottom w:val="0"/>
          <w:divBdr>
            <w:top w:val="none" w:sz="0" w:space="0" w:color="auto"/>
            <w:left w:val="none" w:sz="0" w:space="0" w:color="auto"/>
            <w:bottom w:val="none" w:sz="0" w:space="0" w:color="auto"/>
            <w:right w:val="none" w:sz="0" w:space="0" w:color="auto"/>
          </w:divBdr>
          <w:divsChild>
            <w:div w:id="21901247">
              <w:marLeft w:val="0"/>
              <w:marRight w:val="0"/>
              <w:marTop w:val="0"/>
              <w:marBottom w:val="0"/>
              <w:divBdr>
                <w:top w:val="none" w:sz="0" w:space="0" w:color="auto"/>
                <w:left w:val="none" w:sz="0" w:space="0" w:color="auto"/>
                <w:bottom w:val="none" w:sz="0" w:space="0" w:color="auto"/>
                <w:right w:val="none" w:sz="0" w:space="0" w:color="auto"/>
              </w:divBdr>
              <w:divsChild>
                <w:div w:id="21135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90803">
          <w:marLeft w:val="0"/>
          <w:marRight w:val="0"/>
          <w:marTop w:val="0"/>
          <w:marBottom w:val="0"/>
          <w:divBdr>
            <w:top w:val="none" w:sz="0" w:space="0" w:color="auto"/>
            <w:left w:val="none" w:sz="0" w:space="0" w:color="auto"/>
            <w:bottom w:val="none" w:sz="0" w:space="0" w:color="auto"/>
            <w:right w:val="none" w:sz="0" w:space="0" w:color="auto"/>
          </w:divBdr>
          <w:divsChild>
            <w:div w:id="1716853050">
              <w:marLeft w:val="0"/>
              <w:marRight w:val="0"/>
              <w:marTop w:val="0"/>
              <w:marBottom w:val="0"/>
              <w:divBdr>
                <w:top w:val="none" w:sz="0" w:space="0" w:color="auto"/>
                <w:left w:val="none" w:sz="0" w:space="0" w:color="auto"/>
                <w:bottom w:val="none" w:sz="0" w:space="0" w:color="auto"/>
                <w:right w:val="none" w:sz="0" w:space="0" w:color="auto"/>
              </w:divBdr>
              <w:divsChild>
                <w:div w:id="11611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6759">
          <w:marLeft w:val="0"/>
          <w:marRight w:val="0"/>
          <w:marTop w:val="0"/>
          <w:marBottom w:val="0"/>
          <w:divBdr>
            <w:top w:val="none" w:sz="0" w:space="0" w:color="auto"/>
            <w:left w:val="none" w:sz="0" w:space="0" w:color="auto"/>
            <w:bottom w:val="none" w:sz="0" w:space="0" w:color="auto"/>
            <w:right w:val="none" w:sz="0" w:space="0" w:color="auto"/>
          </w:divBdr>
          <w:divsChild>
            <w:div w:id="1528835895">
              <w:marLeft w:val="0"/>
              <w:marRight w:val="0"/>
              <w:marTop w:val="0"/>
              <w:marBottom w:val="0"/>
              <w:divBdr>
                <w:top w:val="none" w:sz="0" w:space="0" w:color="auto"/>
                <w:left w:val="none" w:sz="0" w:space="0" w:color="auto"/>
                <w:bottom w:val="none" w:sz="0" w:space="0" w:color="auto"/>
                <w:right w:val="none" w:sz="0" w:space="0" w:color="auto"/>
              </w:divBdr>
              <w:divsChild>
                <w:div w:id="20839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0267">
          <w:marLeft w:val="0"/>
          <w:marRight w:val="0"/>
          <w:marTop w:val="0"/>
          <w:marBottom w:val="0"/>
          <w:divBdr>
            <w:top w:val="none" w:sz="0" w:space="0" w:color="auto"/>
            <w:left w:val="none" w:sz="0" w:space="0" w:color="auto"/>
            <w:bottom w:val="none" w:sz="0" w:space="0" w:color="auto"/>
            <w:right w:val="none" w:sz="0" w:space="0" w:color="auto"/>
          </w:divBdr>
          <w:divsChild>
            <w:div w:id="1116950129">
              <w:marLeft w:val="0"/>
              <w:marRight w:val="0"/>
              <w:marTop w:val="0"/>
              <w:marBottom w:val="0"/>
              <w:divBdr>
                <w:top w:val="none" w:sz="0" w:space="0" w:color="auto"/>
                <w:left w:val="none" w:sz="0" w:space="0" w:color="auto"/>
                <w:bottom w:val="none" w:sz="0" w:space="0" w:color="auto"/>
                <w:right w:val="none" w:sz="0" w:space="0" w:color="auto"/>
              </w:divBdr>
              <w:divsChild>
                <w:div w:id="5621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2273">
          <w:marLeft w:val="0"/>
          <w:marRight w:val="0"/>
          <w:marTop w:val="0"/>
          <w:marBottom w:val="0"/>
          <w:divBdr>
            <w:top w:val="none" w:sz="0" w:space="0" w:color="auto"/>
            <w:left w:val="none" w:sz="0" w:space="0" w:color="auto"/>
            <w:bottom w:val="none" w:sz="0" w:space="0" w:color="auto"/>
            <w:right w:val="none" w:sz="0" w:space="0" w:color="auto"/>
          </w:divBdr>
          <w:divsChild>
            <w:div w:id="784277181">
              <w:marLeft w:val="0"/>
              <w:marRight w:val="0"/>
              <w:marTop w:val="0"/>
              <w:marBottom w:val="0"/>
              <w:divBdr>
                <w:top w:val="none" w:sz="0" w:space="0" w:color="auto"/>
                <w:left w:val="none" w:sz="0" w:space="0" w:color="auto"/>
                <w:bottom w:val="none" w:sz="0" w:space="0" w:color="auto"/>
                <w:right w:val="none" w:sz="0" w:space="0" w:color="auto"/>
              </w:divBdr>
              <w:divsChild>
                <w:div w:id="6746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7215">
          <w:marLeft w:val="0"/>
          <w:marRight w:val="0"/>
          <w:marTop w:val="0"/>
          <w:marBottom w:val="0"/>
          <w:divBdr>
            <w:top w:val="none" w:sz="0" w:space="0" w:color="auto"/>
            <w:left w:val="none" w:sz="0" w:space="0" w:color="auto"/>
            <w:bottom w:val="none" w:sz="0" w:space="0" w:color="auto"/>
            <w:right w:val="none" w:sz="0" w:space="0" w:color="auto"/>
          </w:divBdr>
          <w:divsChild>
            <w:div w:id="330716785">
              <w:marLeft w:val="0"/>
              <w:marRight w:val="0"/>
              <w:marTop w:val="0"/>
              <w:marBottom w:val="0"/>
              <w:divBdr>
                <w:top w:val="none" w:sz="0" w:space="0" w:color="auto"/>
                <w:left w:val="none" w:sz="0" w:space="0" w:color="auto"/>
                <w:bottom w:val="none" w:sz="0" w:space="0" w:color="auto"/>
                <w:right w:val="none" w:sz="0" w:space="0" w:color="auto"/>
              </w:divBdr>
              <w:divsChild>
                <w:div w:id="1485851730">
                  <w:marLeft w:val="0"/>
                  <w:marRight w:val="0"/>
                  <w:marTop w:val="0"/>
                  <w:marBottom w:val="0"/>
                  <w:divBdr>
                    <w:top w:val="none" w:sz="0" w:space="0" w:color="auto"/>
                    <w:left w:val="none" w:sz="0" w:space="0" w:color="auto"/>
                    <w:bottom w:val="none" w:sz="0" w:space="0" w:color="auto"/>
                    <w:right w:val="none" w:sz="0" w:space="0" w:color="auto"/>
                  </w:divBdr>
                </w:div>
                <w:div w:id="14870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511">
          <w:marLeft w:val="0"/>
          <w:marRight w:val="0"/>
          <w:marTop w:val="0"/>
          <w:marBottom w:val="0"/>
          <w:divBdr>
            <w:top w:val="none" w:sz="0" w:space="0" w:color="auto"/>
            <w:left w:val="none" w:sz="0" w:space="0" w:color="auto"/>
            <w:bottom w:val="none" w:sz="0" w:space="0" w:color="auto"/>
            <w:right w:val="none" w:sz="0" w:space="0" w:color="auto"/>
          </w:divBdr>
          <w:divsChild>
            <w:div w:id="180705989">
              <w:marLeft w:val="0"/>
              <w:marRight w:val="0"/>
              <w:marTop w:val="0"/>
              <w:marBottom w:val="0"/>
              <w:divBdr>
                <w:top w:val="none" w:sz="0" w:space="0" w:color="auto"/>
                <w:left w:val="none" w:sz="0" w:space="0" w:color="auto"/>
                <w:bottom w:val="none" w:sz="0" w:space="0" w:color="auto"/>
                <w:right w:val="none" w:sz="0" w:space="0" w:color="auto"/>
              </w:divBdr>
              <w:divsChild>
                <w:div w:id="21441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7125">
          <w:marLeft w:val="0"/>
          <w:marRight w:val="0"/>
          <w:marTop w:val="0"/>
          <w:marBottom w:val="0"/>
          <w:divBdr>
            <w:top w:val="none" w:sz="0" w:space="0" w:color="auto"/>
            <w:left w:val="none" w:sz="0" w:space="0" w:color="auto"/>
            <w:bottom w:val="none" w:sz="0" w:space="0" w:color="auto"/>
            <w:right w:val="none" w:sz="0" w:space="0" w:color="auto"/>
          </w:divBdr>
          <w:divsChild>
            <w:div w:id="2021270610">
              <w:marLeft w:val="0"/>
              <w:marRight w:val="0"/>
              <w:marTop w:val="0"/>
              <w:marBottom w:val="0"/>
              <w:divBdr>
                <w:top w:val="none" w:sz="0" w:space="0" w:color="auto"/>
                <w:left w:val="none" w:sz="0" w:space="0" w:color="auto"/>
                <w:bottom w:val="none" w:sz="0" w:space="0" w:color="auto"/>
                <w:right w:val="none" w:sz="0" w:space="0" w:color="auto"/>
              </w:divBdr>
              <w:divsChild>
                <w:div w:id="1043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18954">
          <w:marLeft w:val="0"/>
          <w:marRight w:val="0"/>
          <w:marTop w:val="0"/>
          <w:marBottom w:val="0"/>
          <w:divBdr>
            <w:top w:val="none" w:sz="0" w:space="0" w:color="auto"/>
            <w:left w:val="none" w:sz="0" w:space="0" w:color="auto"/>
            <w:bottom w:val="none" w:sz="0" w:space="0" w:color="auto"/>
            <w:right w:val="none" w:sz="0" w:space="0" w:color="auto"/>
          </w:divBdr>
          <w:divsChild>
            <w:div w:id="396973815">
              <w:marLeft w:val="0"/>
              <w:marRight w:val="0"/>
              <w:marTop w:val="0"/>
              <w:marBottom w:val="0"/>
              <w:divBdr>
                <w:top w:val="none" w:sz="0" w:space="0" w:color="auto"/>
                <w:left w:val="none" w:sz="0" w:space="0" w:color="auto"/>
                <w:bottom w:val="none" w:sz="0" w:space="0" w:color="auto"/>
                <w:right w:val="none" w:sz="0" w:space="0" w:color="auto"/>
              </w:divBdr>
              <w:divsChild>
                <w:div w:id="20930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8352">
          <w:marLeft w:val="0"/>
          <w:marRight w:val="0"/>
          <w:marTop w:val="0"/>
          <w:marBottom w:val="0"/>
          <w:divBdr>
            <w:top w:val="none" w:sz="0" w:space="0" w:color="auto"/>
            <w:left w:val="none" w:sz="0" w:space="0" w:color="auto"/>
            <w:bottom w:val="none" w:sz="0" w:space="0" w:color="auto"/>
            <w:right w:val="none" w:sz="0" w:space="0" w:color="auto"/>
          </w:divBdr>
          <w:divsChild>
            <w:div w:id="1560510335">
              <w:marLeft w:val="0"/>
              <w:marRight w:val="0"/>
              <w:marTop w:val="0"/>
              <w:marBottom w:val="0"/>
              <w:divBdr>
                <w:top w:val="none" w:sz="0" w:space="0" w:color="auto"/>
                <w:left w:val="none" w:sz="0" w:space="0" w:color="auto"/>
                <w:bottom w:val="none" w:sz="0" w:space="0" w:color="auto"/>
                <w:right w:val="none" w:sz="0" w:space="0" w:color="auto"/>
              </w:divBdr>
              <w:divsChild>
                <w:div w:id="9394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3255">
          <w:marLeft w:val="0"/>
          <w:marRight w:val="0"/>
          <w:marTop w:val="0"/>
          <w:marBottom w:val="0"/>
          <w:divBdr>
            <w:top w:val="none" w:sz="0" w:space="0" w:color="auto"/>
            <w:left w:val="none" w:sz="0" w:space="0" w:color="auto"/>
            <w:bottom w:val="none" w:sz="0" w:space="0" w:color="auto"/>
            <w:right w:val="none" w:sz="0" w:space="0" w:color="auto"/>
          </w:divBdr>
          <w:divsChild>
            <w:div w:id="1963028423">
              <w:marLeft w:val="0"/>
              <w:marRight w:val="0"/>
              <w:marTop w:val="0"/>
              <w:marBottom w:val="0"/>
              <w:divBdr>
                <w:top w:val="none" w:sz="0" w:space="0" w:color="auto"/>
                <w:left w:val="none" w:sz="0" w:space="0" w:color="auto"/>
                <w:bottom w:val="none" w:sz="0" w:space="0" w:color="auto"/>
                <w:right w:val="none" w:sz="0" w:space="0" w:color="auto"/>
              </w:divBdr>
              <w:divsChild>
                <w:div w:id="88278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6883">
          <w:marLeft w:val="0"/>
          <w:marRight w:val="0"/>
          <w:marTop w:val="0"/>
          <w:marBottom w:val="0"/>
          <w:divBdr>
            <w:top w:val="none" w:sz="0" w:space="0" w:color="auto"/>
            <w:left w:val="none" w:sz="0" w:space="0" w:color="auto"/>
            <w:bottom w:val="none" w:sz="0" w:space="0" w:color="auto"/>
            <w:right w:val="none" w:sz="0" w:space="0" w:color="auto"/>
          </w:divBdr>
          <w:divsChild>
            <w:div w:id="119223482">
              <w:marLeft w:val="0"/>
              <w:marRight w:val="0"/>
              <w:marTop w:val="0"/>
              <w:marBottom w:val="0"/>
              <w:divBdr>
                <w:top w:val="none" w:sz="0" w:space="0" w:color="auto"/>
                <w:left w:val="none" w:sz="0" w:space="0" w:color="auto"/>
                <w:bottom w:val="none" w:sz="0" w:space="0" w:color="auto"/>
                <w:right w:val="none" w:sz="0" w:space="0" w:color="auto"/>
              </w:divBdr>
              <w:divsChild>
                <w:div w:id="20255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1353">
          <w:marLeft w:val="0"/>
          <w:marRight w:val="0"/>
          <w:marTop w:val="0"/>
          <w:marBottom w:val="0"/>
          <w:divBdr>
            <w:top w:val="none" w:sz="0" w:space="0" w:color="auto"/>
            <w:left w:val="none" w:sz="0" w:space="0" w:color="auto"/>
            <w:bottom w:val="none" w:sz="0" w:space="0" w:color="auto"/>
            <w:right w:val="none" w:sz="0" w:space="0" w:color="auto"/>
          </w:divBdr>
          <w:divsChild>
            <w:div w:id="153959401">
              <w:marLeft w:val="0"/>
              <w:marRight w:val="0"/>
              <w:marTop w:val="0"/>
              <w:marBottom w:val="0"/>
              <w:divBdr>
                <w:top w:val="none" w:sz="0" w:space="0" w:color="auto"/>
                <w:left w:val="none" w:sz="0" w:space="0" w:color="auto"/>
                <w:bottom w:val="none" w:sz="0" w:space="0" w:color="auto"/>
                <w:right w:val="none" w:sz="0" w:space="0" w:color="auto"/>
              </w:divBdr>
              <w:divsChild>
                <w:div w:id="6560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6177">
          <w:marLeft w:val="0"/>
          <w:marRight w:val="0"/>
          <w:marTop w:val="0"/>
          <w:marBottom w:val="0"/>
          <w:divBdr>
            <w:top w:val="none" w:sz="0" w:space="0" w:color="auto"/>
            <w:left w:val="none" w:sz="0" w:space="0" w:color="auto"/>
            <w:bottom w:val="none" w:sz="0" w:space="0" w:color="auto"/>
            <w:right w:val="none" w:sz="0" w:space="0" w:color="auto"/>
          </w:divBdr>
          <w:divsChild>
            <w:div w:id="1247422402">
              <w:marLeft w:val="0"/>
              <w:marRight w:val="0"/>
              <w:marTop w:val="0"/>
              <w:marBottom w:val="0"/>
              <w:divBdr>
                <w:top w:val="none" w:sz="0" w:space="0" w:color="auto"/>
                <w:left w:val="none" w:sz="0" w:space="0" w:color="auto"/>
                <w:bottom w:val="none" w:sz="0" w:space="0" w:color="auto"/>
                <w:right w:val="none" w:sz="0" w:space="0" w:color="auto"/>
              </w:divBdr>
              <w:divsChild>
                <w:div w:id="6928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334">
          <w:marLeft w:val="0"/>
          <w:marRight w:val="0"/>
          <w:marTop w:val="0"/>
          <w:marBottom w:val="0"/>
          <w:divBdr>
            <w:top w:val="none" w:sz="0" w:space="0" w:color="auto"/>
            <w:left w:val="none" w:sz="0" w:space="0" w:color="auto"/>
            <w:bottom w:val="none" w:sz="0" w:space="0" w:color="auto"/>
            <w:right w:val="none" w:sz="0" w:space="0" w:color="auto"/>
          </w:divBdr>
          <w:divsChild>
            <w:div w:id="1180395146">
              <w:marLeft w:val="0"/>
              <w:marRight w:val="0"/>
              <w:marTop w:val="0"/>
              <w:marBottom w:val="0"/>
              <w:divBdr>
                <w:top w:val="none" w:sz="0" w:space="0" w:color="auto"/>
                <w:left w:val="none" w:sz="0" w:space="0" w:color="auto"/>
                <w:bottom w:val="none" w:sz="0" w:space="0" w:color="auto"/>
                <w:right w:val="none" w:sz="0" w:space="0" w:color="auto"/>
              </w:divBdr>
              <w:divsChild>
                <w:div w:id="13388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7850">
          <w:marLeft w:val="0"/>
          <w:marRight w:val="0"/>
          <w:marTop w:val="0"/>
          <w:marBottom w:val="0"/>
          <w:divBdr>
            <w:top w:val="none" w:sz="0" w:space="0" w:color="auto"/>
            <w:left w:val="none" w:sz="0" w:space="0" w:color="auto"/>
            <w:bottom w:val="none" w:sz="0" w:space="0" w:color="auto"/>
            <w:right w:val="none" w:sz="0" w:space="0" w:color="auto"/>
          </w:divBdr>
          <w:divsChild>
            <w:div w:id="150100747">
              <w:marLeft w:val="0"/>
              <w:marRight w:val="0"/>
              <w:marTop w:val="0"/>
              <w:marBottom w:val="0"/>
              <w:divBdr>
                <w:top w:val="none" w:sz="0" w:space="0" w:color="auto"/>
                <w:left w:val="none" w:sz="0" w:space="0" w:color="auto"/>
                <w:bottom w:val="none" w:sz="0" w:space="0" w:color="auto"/>
                <w:right w:val="none" w:sz="0" w:space="0" w:color="auto"/>
              </w:divBdr>
              <w:divsChild>
                <w:div w:id="14412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6594">
          <w:marLeft w:val="0"/>
          <w:marRight w:val="0"/>
          <w:marTop w:val="0"/>
          <w:marBottom w:val="0"/>
          <w:divBdr>
            <w:top w:val="none" w:sz="0" w:space="0" w:color="auto"/>
            <w:left w:val="none" w:sz="0" w:space="0" w:color="auto"/>
            <w:bottom w:val="none" w:sz="0" w:space="0" w:color="auto"/>
            <w:right w:val="none" w:sz="0" w:space="0" w:color="auto"/>
          </w:divBdr>
          <w:divsChild>
            <w:div w:id="1420758970">
              <w:marLeft w:val="0"/>
              <w:marRight w:val="0"/>
              <w:marTop w:val="0"/>
              <w:marBottom w:val="0"/>
              <w:divBdr>
                <w:top w:val="none" w:sz="0" w:space="0" w:color="auto"/>
                <w:left w:val="none" w:sz="0" w:space="0" w:color="auto"/>
                <w:bottom w:val="none" w:sz="0" w:space="0" w:color="auto"/>
                <w:right w:val="none" w:sz="0" w:space="0" w:color="auto"/>
              </w:divBdr>
              <w:divsChild>
                <w:div w:id="14105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13823">
          <w:marLeft w:val="0"/>
          <w:marRight w:val="0"/>
          <w:marTop w:val="0"/>
          <w:marBottom w:val="0"/>
          <w:divBdr>
            <w:top w:val="none" w:sz="0" w:space="0" w:color="auto"/>
            <w:left w:val="none" w:sz="0" w:space="0" w:color="auto"/>
            <w:bottom w:val="none" w:sz="0" w:space="0" w:color="auto"/>
            <w:right w:val="none" w:sz="0" w:space="0" w:color="auto"/>
          </w:divBdr>
          <w:divsChild>
            <w:div w:id="1146358424">
              <w:marLeft w:val="0"/>
              <w:marRight w:val="0"/>
              <w:marTop w:val="0"/>
              <w:marBottom w:val="0"/>
              <w:divBdr>
                <w:top w:val="none" w:sz="0" w:space="0" w:color="auto"/>
                <w:left w:val="none" w:sz="0" w:space="0" w:color="auto"/>
                <w:bottom w:val="none" w:sz="0" w:space="0" w:color="auto"/>
                <w:right w:val="none" w:sz="0" w:space="0" w:color="auto"/>
              </w:divBdr>
              <w:divsChild>
                <w:div w:id="11436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1254">
          <w:marLeft w:val="0"/>
          <w:marRight w:val="0"/>
          <w:marTop w:val="0"/>
          <w:marBottom w:val="0"/>
          <w:divBdr>
            <w:top w:val="none" w:sz="0" w:space="0" w:color="auto"/>
            <w:left w:val="none" w:sz="0" w:space="0" w:color="auto"/>
            <w:bottom w:val="none" w:sz="0" w:space="0" w:color="auto"/>
            <w:right w:val="none" w:sz="0" w:space="0" w:color="auto"/>
          </w:divBdr>
          <w:divsChild>
            <w:div w:id="1651984508">
              <w:marLeft w:val="0"/>
              <w:marRight w:val="0"/>
              <w:marTop w:val="0"/>
              <w:marBottom w:val="0"/>
              <w:divBdr>
                <w:top w:val="none" w:sz="0" w:space="0" w:color="auto"/>
                <w:left w:val="none" w:sz="0" w:space="0" w:color="auto"/>
                <w:bottom w:val="none" w:sz="0" w:space="0" w:color="auto"/>
                <w:right w:val="none" w:sz="0" w:space="0" w:color="auto"/>
              </w:divBdr>
              <w:divsChild>
                <w:div w:id="11942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9038">
          <w:marLeft w:val="0"/>
          <w:marRight w:val="0"/>
          <w:marTop w:val="0"/>
          <w:marBottom w:val="0"/>
          <w:divBdr>
            <w:top w:val="none" w:sz="0" w:space="0" w:color="auto"/>
            <w:left w:val="none" w:sz="0" w:space="0" w:color="auto"/>
            <w:bottom w:val="none" w:sz="0" w:space="0" w:color="auto"/>
            <w:right w:val="none" w:sz="0" w:space="0" w:color="auto"/>
          </w:divBdr>
          <w:divsChild>
            <w:div w:id="1153527435">
              <w:marLeft w:val="0"/>
              <w:marRight w:val="0"/>
              <w:marTop w:val="0"/>
              <w:marBottom w:val="0"/>
              <w:divBdr>
                <w:top w:val="none" w:sz="0" w:space="0" w:color="auto"/>
                <w:left w:val="none" w:sz="0" w:space="0" w:color="auto"/>
                <w:bottom w:val="none" w:sz="0" w:space="0" w:color="auto"/>
                <w:right w:val="none" w:sz="0" w:space="0" w:color="auto"/>
              </w:divBdr>
              <w:divsChild>
                <w:div w:id="17674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9048">
          <w:marLeft w:val="0"/>
          <w:marRight w:val="0"/>
          <w:marTop w:val="0"/>
          <w:marBottom w:val="0"/>
          <w:divBdr>
            <w:top w:val="none" w:sz="0" w:space="0" w:color="auto"/>
            <w:left w:val="none" w:sz="0" w:space="0" w:color="auto"/>
            <w:bottom w:val="none" w:sz="0" w:space="0" w:color="auto"/>
            <w:right w:val="none" w:sz="0" w:space="0" w:color="auto"/>
          </w:divBdr>
          <w:divsChild>
            <w:div w:id="422847076">
              <w:marLeft w:val="0"/>
              <w:marRight w:val="0"/>
              <w:marTop w:val="0"/>
              <w:marBottom w:val="0"/>
              <w:divBdr>
                <w:top w:val="none" w:sz="0" w:space="0" w:color="auto"/>
                <w:left w:val="none" w:sz="0" w:space="0" w:color="auto"/>
                <w:bottom w:val="none" w:sz="0" w:space="0" w:color="auto"/>
                <w:right w:val="none" w:sz="0" w:space="0" w:color="auto"/>
              </w:divBdr>
              <w:divsChild>
                <w:div w:id="3654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61593">
          <w:marLeft w:val="0"/>
          <w:marRight w:val="0"/>
          <w:marTop w:val="0"/>
          <w:marBottom w:val="0"/>
          <w:divBdr>
            <w:top w:val="none" w:sz="0" w:space="0" w:color="auto"/>
            <w:left w:val="none" w:sz="0" w:space="0" w:color="auto"/>
            <w:bottom w:val="none" w:sz="0" w:space="0" w:color="auto"/>
            <w:right w:val="none" w:sz="0" w:space="0" w:color="auto"/>
          </w:divBdr>
          <w:divsChild>
            <w:div w:id="2068067488">
              <w:marLeft w:val="0"/>
              <w:marRight w:val="0"/>
              <w:marTop w:val="0"/>
              <w:marBottom w:val="0"/>
              <w:divBdr>
                <w:top w:val="none" w:sz="0" w:space="0" w:color="auto"/>
                <w:left w:val="none" w:sz="0" w:space="0" w:color="auto"/>
                <w:bottom w:val="none" w:sz="0" w:space="0" w:color="auto"/>
                <w:right w:val="none" w:sz="0" w:space="0" w:color="auto"/>
              </w:divBdr>
              <w:divsChild>
                <w:div w:id="13602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8824">
          <w:marLeft w:val="0"/>
          <w:marRight w:val="0"/>
          <w:marTop w:val="0"/>
          <w:marBottom w:val="0"/>
          <w:divBdr>
            <w:top w:val="none" w:sz="0" w:space="0" w:color="auto"/>
            <w:left w:val="none" w:sz="0" w:space="0" w:color="auto"/>
            <w:bottom w:val="none" w:sz="0" w:space="0" w:color="auto"/>
            <w:right w:val="none" w:sz="0" w:space="0" w:color="auto"/>
          </w:divBdr>
          <w:divsChild>
            <w:div w:id="1275166181">
              <w:marLeft w:val="0"/>
              <w:marRight w:val="0"/>
              <w:marTop w:val="0"/>
              <w:marBottom w:val="0"/>
              <w:divBdr>
                <w:top w:val="none" w:sz="0" w:space="0" w:color="auto"/>
                <w:left w:val="none" w:sz="0" w:space="0" w:color="auto"/>
                <w:bottom w:val="none" w:sz="0" w:space="0" w:color="auto"/>
                <w:right w:val="none" w:sz="0" w:space="0" w:color="auto"/>
              </w:divBdr>
              <w:divsChild>
                <w:div w:id="16213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8888">
          <w:marLeft w:val="0"/>
          <w:marRight w:val="0"/>
          <w:marTop w:val="0"/>
          <w:marBottom w:val="0"/>
          <w:divBdr>
            <w:top w:val="none" w:sz="0" w:space="0" w:color="auto"/>
            <w:left w:val="none" w:sz="0" w:space="0" w:color="auto"/>
            <w:bottom w:val="none" w:sz="0" w:space="0" w:color="auto"/>
            <w:right w:val="none" w:sz="0" w:space="0" w:color="auto"/>
          </w:divBdr>
          <w:divsChild>
            <w:div w:id="326055582">
              <w:marLeft w:val="0"/>
              <w:marRight w:val="0"/>
              <w:marTop w:val="0"/>
              <w:marBottom w:val="0"/>
              <w:divBdr>
                <w:top w:val="none" w:sz="0" w:space="0" w:color="auto"/>
                <w:left w:val="none" w:sz="0" w:space="0" w:color="auto"/>
                <w:bottom w:val="none" w:sz="0" w:space="0" w:color="auto"/>
                <w:right w:val="none" w:sz="0" w:space="0" w:color="auto"/>
              </w:divBdr>
              <w:divsChild>
                <w:div w:id="14898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9283">
          <w:marLeft w:val="0"/>
          <w:marRight w:val="0"/>
          <w:marTop w:val="0"/>
          <w:marBottom w:val="0"/>
          <w:divBdr>
            <w:top w:val="none" w:sz="0" w:space="0" w:color="auto"/>
            <w:left w:val="none" w:sz="0" w:space="0" w:color="auto"/>
            <w:bottom w:val="none" w:sz="0" w:space="0" w:color="auto"/>
            <w:right w:val="none" w:sz="0" w:space="0" w:color="auto"/>
          </w:divBdr>
          <w:divsChild>
            <w:div w:id="546798053">
              <w:marLeft w:val="0"/>
              <w:marRight w:val="0"/>
              <w:marTop w:val="0"/>
              <w:marBottom w:val="0"/>
              <w:divBdr>
                <w:top w:val="none" w:sz="0" w:space="0" w:color="auto"/>
                <w:left w:val="none" w:sz="0" w:space="0" w:color="auto"/>
                <w:bottom w:val="none" w:sz="0" w:space="0" w:color="auto"/>
                <w:right w:val="none" w:sz="0" w:space="0" w:color="auto"/>
              </w:divBdr>
              <w:divsChild>
                <w:div w:id="12108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348">
          <w:marLeft w:val="0"/>
          <w:marRight w:val="0"/>
          <w:marTop w:val="0"/>
          <w:marBottom w:val="0"/>
          <w:divBdr>
            <w:top w:val="none" w:sz="0" w:space="0" w:color="auto"/>
            <w:left w:val="none" w:sz="0" w:space="0" w:color="auto"/>
            <w:bottom w:val="none" w:sz="0" w:space="0" w:color="auto"/>
            <w:right w:val="none" w:sz="0" w:space="0" w:color="auto"/>
          </w:divBdr>
          <w:divsChild>
            <w:div w:id="55517963">
              <w:marLeft w:val="0"/>
              <w:marRight w:val="0"/>
              <w:marTop w:val="0"/>
              <w:marBottom w:val="0"/>
              <w:divBdr>
                <w:top w:val="none" w:sz="0" w:space="0" w:color="auto"/>
                <w:left w:val="none" w:sz="0" w:space="0" w:color="auto"/>
                <w:bottom w:val="none" w:sz="0" w:space="0" w:color="auto"/>
                <w:right w:val="none" w:sz="0" w:space="0" w:color="auto"/>
              </w:divBdr>
              <w:divsChild>
                <w:div w:id="12153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4161">
          <w:marLeft w:val="0"/>
          <w:marRight w:val="0"/>
          <w:marTop w:val="0"/>
          <w:marBottom w:val="0"/>
          <w:divBdr>
            <w:top w:val="none" w:sz="0" w:space="0" w:color="auto"/>
            <w:left w:val="none" w:sz="0" w:space="0" w:color="auto"/>
            <w:bottom w:val="none" w:sz="0" w:space="0" w:color="auto"/>
            <w:right w:val="none" w:sz="0" w:space="0" w:color="auto"/>
          </w:divBdr>
          <w:divsChild>
            <w:div w:id="1751151500">
              <w:marLeft w:val="0"/>
              <w:marRight w:val="0"/>
              <w:marTop w:val="0"/>
              <w:marBottom w:val="0"/>
              <w:divBdr>
                <w:top w:val="none" w:sz="0" w:space="0" w:color="auto"/>
                <w:left w:val="none" w:sz="0" w:space="0" w:color="auto"/>
                <w:bottom w:val="none" w:sz="0" w:space="0" w:color="auto"/>
                <w:right w:val="none" w:sz="0" w:space="0" w:color="auto"/>
              </w:divBdr>
              <w:divsChild>
                <w:div w:id="1215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49066">
          <w:marLeft w:val="0"/>
          <w:marRight w:val="0"/>
          <w:marTop w:val="0"/>
          <w:marBottom w:val="0"/>
          <w:divBdr>
            <w:top w:val="none" w:sz="0" w:space="0" w:color="auto"/>
            <w:left w:val="none" w:sz="0" w:space="0" w:color="auto"/>
            <w:bottom w:val="none" w:sz="0" w:space="0" w:color="auto"/>
            <w:right w:val="none" w:sz="0" w:space="0" w:color="auto"/>
          </w:divBdr>
          <w:divsChild>
            <w:div w:id="2067989294">
              <w:marLeft w:val="0"/>
              <w:marRight w:val="0"/>
              <w:marTop w:val="0"/>
              <w:marBottom w:val="0"/>
              <w:divBdr>
                <w:top w:val="none" w:sz="0" w:space="0" w:color="auto"/>
                <w:left w:val="none" w:sz="0" w:space="0" w:color="auto"/>
                <w:bottom w:val="none" w:sz="0" w:space="0" w:color="auto"/>
                <w:right w:val="none" w:sz="0" w:space="0" w:color="auto"/>
              </w:divBdr>
              <w:divsChild>
                <w:div w:id="443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1724">
          <w:marLeft w:val="0"/>
          <w:marRight w:val="0"/>
          <w:marTop w:val="0"/>
          <w:marBottom w:val="0"/>
          <w:divBdr>
            <w:top w:val="none" w:sz="0" w:space="0" w:color="auto"/>
            <w:left w:val="none" w:sz="0" w:space="0" w:color="auto"/>
            <w:bottom w:val="none" w:sz="0" w:space="0" w:color="auto"/>
            <w:right w:val="none" w:sz="0" w:space="0" w:color="auto"/>
          </w:divBdr>
          <w:divsChild>
            <w:div w:id="1984382657">
              <w:marLeft w:val="0"/>
              <w:marRight w:val="0"/>
              <w:marTop w:val="0"/>
              <w:marBottom w:val="0"/>
              <w:divBdr>
                <w:top w:val="none" w:sz="0" w:space="0" w:color="auto"/>
                <w:left w:val="none" w:sz="0" w:space="0" w:color="auto"/>
                <w:bottom w:val="none" w:sz="0" w:space="0" w:color="auto"/>
                <w:right w:val="none" w:sz="0" w:space="0" w:color="auto"/>
              </w:divBdr>
              <w:divsChild>
                <w:div w:id="17784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9260">
          <w:marLeft w:val="0"/>
          <w:marRight w:val="0"/>
          <w:marTop w:val="0"/>
          <w:marBottom w:val="0"/>
          <w:divBdr>
            <w:top w:val="none" w:sz="0" w:space="0" w:color="auto"/>
            <w:left w:val="none" w:sz="0" w:space="0" w:color="auto"/>
            <w:bottom w:val="none" w:sz="0" w:space="0" w:color="auto"/>
            <w:right w:val="none" w:sz="0" w:space="0" w:color="auto"/>
          </w:divBdr>
          <w:divsChild>
            <w:div w:id="469597726">
              <w:marLeft w:val="0"/>
              <w:marRight w:val="0"/>
              <w:marTop w:val="0"/>
              <w:marBottom w:val="0"/>
              <w:divBdr>
                <w:top w:val="none" w:sz="0" w:space="0" w:color="auto"/>
                <w:left w:val="none" w:sz="0" w:space="0" w:color="auto"/>
                <w:bottom w:val="none" w:sz="0" w:space="0" w:color="auto"/>
                <w:right w:val="none" w:sz="0" w:space="0" w:color="auto"/>
              </w:divBdr>
              <w:divsChild>
                <w:div w:id="20134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8465">
          <w:marLeft w:val="0"/>
          <w:marRight w:val="0"/>
          <w:marTop w:val="0"/>
          <w:marBottom w:val="0"/>
          <w:divBdr>
            <w:top w:val="none" w:sz="0" w:space="0" w:color="auto"/>
            <w:left w:val="none" w:sz="0" w:space="0" w:color="auto"/>
            <w:bottom w:val="none" w:sz="0" w:space="0" w:color="auto"/>
            <w:right w:val="none" w:sz="0" w:space="0" w:color="auto"/>
          </w:divBdr>
          <w:divsChild>
            <w:div w:id="1325544601">
              <w:marLeft w:val="0"/>
              <w:marRight w:val="0"/>
              <w:marTop w:val="0"/>
              <w:marBottom w:val="0"/>
              <w:divBdr>
                <w:top w:val="none" w:sz="0" w:space="0" w:color="auto"/>
                <w:left w:val="none" w:sz="0" w:space="0" w:color="auto"/>
                <w:bottom w:val="none" w:sz="0" w:space="0" w:color="auto"/>
                <w:right w:val="none" w:sz="0" w:space="0" w:color="auto"/>
              </w:divBdr>
              <w:divsChild>
                <w:div w:id="5254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9816">
          <w:marLeft w:val="0"/>
          <w:marRight w:val="0"/>
          <w:marTop w:val="0"/>
          <w:marBottom w:val="0"/>
          <w:divBdr>
            <w:top w:val="none" w:sz="0" w:space="0" w:color="auto"/>
            <w:left w:val="none" w:sz="0" w:space="0" w:color="auto"/>
            <w:bottom w:val="none" w:sz="0" w:space="0" w:color="auto"/>
            <w:right w:val="none" w:sz="0" w:space="0" w:color="auto"/>
          </w:divBdr>
          <w:divsChild>
            <w:div w:id="1775902485">
              <w:marLeft w:val="0"/>
              <w:marRight w:val="0"/>
              <w:marTop w:val="0"/>
              <w:marBottom w:val="0"/>
              <w:divBdr>
                <w:top w:val="none" w:sz="0" w:space="0" w:color="auto"/>
                <w:left w:val="none" w:sz="0" w:space="0" w:color="auto"/>
                <w:bottom w:val="none" w:sz="0" w:space="0" w:color="auto"/>
                <w:right w:val="none" w:sz="0" w:space="0" w:color="auto"/>
              </w:divBdr>
              <w:divsChild>
                <w:div w:id="4901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5011">
          <w:marLeft w:val="0"/>
          <w:marRight w:val="0"/>
          <w:marTop w:val="0"/>
          <w:marBottom w:val="0"/>
          <w:divBdr>
            <w:top w:val="none" w:sz="0" w:space="0" w:color="auto"/>
            <w:left w:val="none" w:sz="0" w:space="0" w:color="auto"/>
            <w:bottom w:val="none" w:sz="0" w:space="0" w:color="auto"/>
            <w:right w:val="none" w:sz="0" w:space="0" w:color="auto"/>
          </w:divBdr>
          <w:divsChild>
            <w:div w:id="43217501">
              <w:marLeft w:val="0"/>
              <w:marRight w:val="0"/>
              <w:marTop w:val="0"/>
              <w:marBottom w:val="0"/>
              <w:divBdr>
                <w:top w:val="none" w:sz="0" w:space="0" w:color="auto"/>
                <w:left w:val="none" w:sz="0" w:space="0" w:color="auto"/>
                <w:bottom w:val="none" w:sz="0" w:space="0" w:color="auto"/>
                <w:right w:val="none" w:sz="0" w:space="0" w:color="auto"/>
              </w:divBdr>
              <w:divsChild>
                <w:div w:id="18266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976">
          <w:marLeft w:val="0"/>
          <w:marRight w:val="0"/>
          <w:marTop w:val="0"/>
          <w:marBottom w:val="0"/>
          <w:divBdr>
            <w:top w:val="none" w:sz="0" w:space="0" w:color="auto"/>
            <w:left w:val="none" w:sz="0" w:space="0" w:color="auto"/>
            <w:bottom w:val="none" w:sz="0" w:space="0" w:color="auto"/>
            <w:right w:val="none" w:sz="0" w:space="0" w:color="auto"/>
          </w:divBdr>
          <w:divsChild>
            <w:div w:id="1232276023">
              <w:marLeft w:val="0"/>
              <w:marRight w:val="0"/>
              <w:marTop w:val="0"/>
              <w:marBottom w:val="0"/>
              <w:divBdr>
                <w:top w:val="none" w:sz="0" w:space="0" w:color="auto"/>
                <w:left w:val="none" w:sz="0" w:space="0" w:color="auto"/>
                <w:bottom w:val="none" w:sz="0" w:space="0" w:color="auto"/>
                <w:right w:val="none" w:sz="0" w:space="0" w:color="auto"/>
              </w:divBdr>
              <w:divsChild>
                <w:div w:id="10930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1811">
          <w:marLeft w:val="0"/>
          <w:marRight w:val="0"/>
          <w:marTop w:val="0"/>
          <w:marBottom w:val="0"/>
          <w:divBdr>
            <w:top w:val="none" w:sz="0" w:space="0" w:color="auto"/>
            <w:left w:val="none" w:sz="0" w:space="0" w:color="auto"/>
            <w:bottom w:val="none" w:sz="0" w:space="0" w:color="auto"/>
            <w:right w:val="none" w:sz="0" w:space="0" w:color="auto"/>
          </w:divBdr>
          <w:divsChild>
            <w:div w:id="1586526873">
              <w:marLeft w:val="0"/>
              <w:marRight w:val="0"/>
              <w:marTop w:val="0"/>
              <w:marBottom w:val="0"/>
              <w:divBdr>
                <w:top w:val="none" w:sz="0" w:space="0" w:color="auto"/>
                <w:left w:val="none" w:sz="0" w:space="0" w:color="auto"/>
                <w:bottom w:val="none" w:sz="0" w:space="0" w:color="auto"/>
                <w:right w:val="none" w:sz="0" w:space="0" w:color="auto"/>
              </w:divBdr>
              <w:divsChild>
                <w:div w:id="13818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5110">
          <w:marLeft w:val="0"/>
          <w:marRight w:val="0"/>
          <w:marTop w:val="0"/>
          <w:marBottom w:val="0"/>
          <w:divBdr>
            <w:top w:val="none" w:sz="0" w:space="0" w:color="auto"/>
            <w:left w:val="none" w:sz="0" w:space="0" w:color="auto"/>
            <w:bottom w:val="none" w:sz="0" w:space="0" w:color="auto"/>
            <w:right w:val="none" w:sz="0" w:space="0" w:color="auto"/>
          </w:divBdr>
          <w:divsChild>
            <w:div w:id="714279967">
              <w:marLeft w:val="0"/>
              <w:marRight w:val="0"/>
              <w:marTop w:val="0"/>
              <w:marBottom w:val="0"/>
              <w:divBdr>
                <w:top w:val="none" w:sz="0" w:space="0" w:color="auto"/>
                <w:left w:val="none" w:sz="0" w:space="0" w:color="auto"/>
                <w:bottom w:val="none" w:sz="0" w:space="0" w:color="auto"/>
                <w:right w:val="none" w:sz="0" w:space="0" w:color="auto"/>
              </w:divBdr>
              <w:divsChild>
                <w:div w:id="613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667">
          <w:marLeft w:val="0"/>
          <w:marRight w:val="0"/>
          <w:marTop w:val="0"/>
          <w:marBottom w:val="0"/>
          <w:divBdr>
            <w:top w:val="none" w:sz="0" w:space="0" w:color="auto"/>
            <w:left w:val="none" w:sz="0" w:space="0" w:color="auto"/>
            <w:bottom w:val="none" w:sz="0" w:space="0" w:color="auto"/>
            <w:right w:val="none" w:sz="0" w:space="0" w:color="auto"/>
          </w:divBdr>
          <w:divsChild>
            <w:div w:id="1878270034">
              <w:marLeft w:val="0"/>
              <w:marRight w:val="0"/>
              <w:marTop w:val="0"/>
              <w:marBottom w:val="0"/>
              <w:divBdr>
                <w:top w:val="none" w:sz="0" w:space="0" w:color="auto"/>
                <w:left w:val="none" w:sz="0" w:space="0" w:color="auto"/>
                <w:bottom w:val="none" w:sz="0" w:space="0" w:color="auto"/>
                <w:right w:val="none" w:sz="0" w:space="0" w:color="auto"/>
              </w:divBdr>
              <w:divsChild>
                <w:div w:id="920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3582">
          <w:marLeft w:val="0"/>
          <w:marRight w:val="0"/>
          <w:marTop w:val="0"/>
          <w:marBottom w:val="0"/>
          <w:divBdr>
            <w:top w:val="none" w:sz="0" w:space="0" w:color="auto"/>
            <w:left w:val="none" w:sz="0" w:space="0" w:color="auto"/>
            <w:bottom w:val="none" w:sz="0" w:space="0" w:color="auto"/>
            <w:right w:val="none" w:sz="0" w:space="0" w:color="auto"/>
          </w:divBdr>
          <w:divsChild>
            <w:div w:id="1077895144">
              <w:marLeft w:val="0"/>
              <w:marRight w:val="0"/>
              <w:marTop w:val="0"/>
              <w:marBottom w:val="0"/>
              <w:divBdr>
                <w:top w:val="none" w:sz="0" w:space="0" w:color="auto"/>
                <w:left w:val="none" w:sz="0" w:space="0" w:color="auto"/>
                <w:bottom w:val="none" w:sz="0" w:space="0" w:color="auto"/>
                <w:right w:val="none" w:sz="0" w:space="0" w:color="auto"/>
              </w:divBdr>
              <w:divsChild>
                <w:div w:id="7766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94787">
          <w:marLeft w:val="0"/>
          <w:marRight w:val="0"/>
          <w:marTop w:val="0"/>
          <w:marBottom w:val="0"/>
          <w:divBdr>
            <w:top w:val="none" w:sz="0" w:space="0" w:color="auto"/>
            <w:left w:val="none" w:sz="0" w:space="0" w:color="auto"/>
            <w:bottom w:val="none" w:sz="0" w:space="0" w:color="auto"/>
            <w:right w:val="none" w:sz="0" w:space="0" w:color="auto"/>
          </w:divBdr>
          <w:divsChild>
            <w:div w:id="1106267979">
              <w:marLeft w:val="0"/>
              <w:marRight w:val="0"/>
              <w:marTop w:val="0"/>
              <w:marBottom w:val="0"/>
              <w:divBdr>
                <w:top w:val="none" w:sz="0" w:space="0" w:color="auto"/>
                <w:left w:val="none" w:sz="0" w:space="0" w:color="auto"/>
                <w:bottom w:val="none" w:sz="0" w:space="0" w:color="auto"/>
                <w:right w:val="none" w:sz="0" w:space="0" w:color="auto"/>
              </w:divBdr>
              <w:divsChild>
                <w:div w:id="13182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857">
          <w:marLeft w:val="0"/>
          <w:marRight w:val="0"/>
          <w:marTop w:val="0"/>
          <w:marBottom w:val="0"/>
          <w:divBdr>
            <w:top w:val="none" w:sz="0" w:space="0" w:color="auto"/>
            <w:left w:val="none" w:sz="0" w:space="0" w:color="auto"/>
            <w:bottom w:val="none" w:sz="0" w:space="0" w:color="auto"/>
            <w:right w:val="none" w:sz="0" w:space="0" w:color="auto"/>
          </w:divBdr>
          <w:divsChild>
            <w:div w:id="338431197">
              <w:marLeft w:val="0"/>
              <w:marRight w:val="0"/>
              <w:marTop w:val="0"/>
              <w:marBottom w:val="0"/>
              <w:divBdr>
                <w:top w:val="none" w:sz="0" w:space="0" w:color="auto"/>
                <w:left w:val="none" w:sz="0" w:space="0" w:color="auto"/>
                <w:bottom w:val="none" w:sz="0" w:space="0" w:color="auto"/>
                <w:right w:val="none" w:sz="0" w:space="0" w:color="auto"/>
              </w:divBdr>
              <w:divsChild>
                <w:div w:id="20131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575354">
      <w:bodyDiv w:val="1"/>
      <w:marLeft w:val="0"/>
      <w:marRight w:val="0"/>
      <w:marTop w:val="0"/>
      <w:marBottom w:val="0"/>
      <w:divBdr>
        <w:top w:val="none" w:sz="0" w:space="0" w:color="auto"/>
        <w:left w:val="none" w:sz="0" w:space="0" w:color="auto"/>
        <w:bottom w:val="none" w:sz="0" w:space="0" w:color="auto"/>
        <w:right w:val="none" w:sz="0" w:space="0" w:color="auto"/>
      </w:divBdr>
    </w:div>
    <w:div w:id="641467402">
      <w:bodyDiv w:val="1"/>
      <w:marLeft w:val="0"/>
      <w:marRight w:val="0"/>
      <w:marTop w:val="0"/>
      <w:marBottom w:val="0"/>
      <w:divBdr>
        <w:top w:val="none" w:sz="0" w:space="0" w:color="auto"/>
        <w:left w:val="none" w:sz="0" w:space="0" w:color="auto"/>
        <w:bottom w:val="none" w:sz="0" w:space="0" w:color="auto"/>
        <w:right w:val="none" w:sz="0" w:space="0" w:color="auto"/>
      </w:divBdr>
    </w:div>
    <w:div w:id="645815697">
      <w:bodyDiv w:val="1"/>
      <w:marLeft w:val="0"/>
      <w:marRight w:val="0"/>
      <w:marTop w:val="0"/>
      <w:marBottom w:val="0"/>
      <w:divBdr>
        <w:top w:val="none" w:sz="0" w:space="0" w:color="auto"/>
        <w:left w:val="none" w:sz="0" w:space="0" w:color="auto"/>
        <w:bottom w:val="none" w:sz="0" w:space="0" w:color="auto"/>
        <w:right w:val="none" w:sz="0" w:space="0" w:color="auto"/>
      </w:divBdr>
    </w:div>
    <w:div w:id="739984763">
      <w:bodyDiv w:val="1"/>
      <w:marLeft w:val="0"/>
      <w:marRight w:val="0"/>
      <w:marTop w:val="0"/>
      <w:marBottom w:val="0"/>
      <w:divBdr>
        <w:top w:val="none" w:sz="0" w:space="0" w:color="auto"/>
        <w:left w:val="none" w:sz="0" w:space="0" w:color="auto"/>
        <w:bottom w:val="none" w:sz="0" w:space="0" w:color="auto"/>
        <w:right w:val="none" w:sz="0" w:space="0" w:color="auto"/>
      </w:divBdr>
    </w:div>
    <w:div w:id="881597413">
      <w:bodyDiv w:val="1"/>
      <w:marLeft w:val="0"/>
      <w:marRight w:val="0"/>
      <w:marTop w:val="0"/>
      <w:marBottom w:val="0"/>
      <w:divBdr>
        <w:top w:val="none" w:sz="0" w:space="0" w:color="auto"/>
        <w:left w:val="none" w:sz="0" w:space="0" w:color="auto"/>
        <w:bottom w:val="none" w:sz="0" w:space="0" w:color="auto"/>
        <w:right w:val="none" w:sz="0" w:space="0" w:color="auto"/>
      </w:divBdr>
    </w:div>
    <w:div w:id="1038815298">
      <w:bodyDiv w:val="1"/>
      <w:marLeft w:val="0"/>
      <w:marRight w:val="0"/>
      <w:marTop w:val="0"/>
      <w:marBottom w:val="0"/>
      <w:divBdr>
        <w:top w:val="none" w:sz="0" w:space="0" w:color="auto"/>
        <w:left w:val="none" w:sz="0" w:space="0" w:color="auto"/>
        <w:bottom w:val="none" w:sz="0" w:space="0" w:color="auto"/>
        <w:right w:val="none" w:sz="0" w:space="0" w:color="auto"/>
      </w:divBdr>
    </w:div>
    <w:div w:id="1066338649">
      <w:bodyDiv w:val="1"/>
      <w:marLeft w:val="0"/>
      <w:marRight w:val="0"/>
      <w:marTop w:val="0"/>
      <w:marBottom w:val="0"/>
      <w:divBdr>
        <w:top w:val="none" w:sz="0" w:space="0" w:color="auto"/>
        <w:left w:val="none" w:sz="0" w:space="0" w:color="auto"/>
        <w:bottom w:val="none" w:sz="0" w:space="0" w:color="auto"/>
        <w:right w:val="none" w:sz="0" w:space="0" w:color="auto"/>
      </w:divBdr>
    </w:div>
    <w:div w:id="1138885597">
      <w:bodyDiv w:val="1"/>
      <w:marLeft w:val="0"/>
      <w:marRight w:val="0"/>
      <w:marTop w:val="0"/>
      <w:marBottom w:val="0"/>
      <w:divBdr>
        <w:top w:val="none" w:sz="0" w:space="0" w:color="auto"/>
        <w:left w:val="none" w:sz="0" w:space="0" w:color="auto"/>
        <w:bottom w:val="none" w:sz="0" w:space="0" w:color="auto"/>
        <w:right w:val="none" w:sz="0" w:space="0" w:color="auto"/>
      </w:divBdr>
    </w:div>
    <w:div w:id="1214852239">
      <w:bodyDiv w:val="1"/>
      <w:marLeft w:val="0"/>
      <w:marRight w:val="0"/>
      <w:marTop w:val="0"/>
      <w:marBottom w:val="0"/>
      <w:divBdr>
        <w:top w:val="none" w:sz="0" w:space="0" w:color="auto"/>
        <w:left w:val="none" w:sz="0" w:space="0" w:color="auto"/>
        <w:bottom w:val="none" w:sz="0" w:space="0" w:color="auto"/>
        <w:right w:val="none" w:sz="0" w:space="0" w:color="auto"/>
      </w:divBdr>
    </w:div>
    <w:div w:id="1315063721">
      <w:bodyDiv w:val="1"/>
      <w:marLeft w:val="0"/>
      <w:marRight w:val="0"/>
      <w:marTop w:val="0"/>
      <w:marBottom w:val="0"/>
      <w:divBdr>
        <w:top w:val="none" w:sz="0" w:space="0" w:color="auto"/>
        <w:left w:val="none" w:sz="0" w:space="0" w:color="auto"/>
        <w:bottom w:val="none" w:sz="0" w:space="0" w:color="auto"/>
        <w:right w:val="none" w:sz="0" w:space="0" w:color="auto"/>
      </w:divBdr>
    </w:div>
    <w:div w:id="1398623680">
      <w:bodyDiv w:val="1"/>
      <w:marLeft w:val="0"/>
      <w:marRight w:val="0"/>
      <w:marTop w:val="0"/>
      <w:marBottom w:val="0"/>
      <w:divBdr>
        <w:top w:val="none" w:sz="0" w:space="0" w:color="auto"/>
        <w:left w:val="none" w:sz="0" w:space="0" w:color="auto"/>
        <w:bottom w:val="none" w:sz="0" w:space="0" w:color="auto"/>
        <w:right w:val="none" w:sz="0" w:space="0" w:color="auto"/>
      </w:divBdr>
      <w:divsChild>
        <w:div w:id="12072596">
          <w:marLeft w:val="0"/>
          <w:marRight w:val="0"/>
          <w:marTop w:val="0"/>
          <w:marBottom w:val="0"/>
          <w:divBdr>
            <w:top w:val="none" w:sz="0" w:space="0" w:color="auto"/>
            <w:left w:val="none" w:sz="0" w:space="0" w:color="auto"/>
            <w:bottom w:val="none" w:sz="0" w:space="0" w:color="auto"/>
            <w:right w:val="none" w:sz="0" w:space="0" w:color="auto"/>
          </w:divBdr>
          <w:divsChild>
            <w:div w:id="468327132">
              <w:marLeft w:val="0"/>
              <w:marRight w:val="0"/>
              <w:marTop w:val="0"/>
              <w:marBottom w:val="0"/>
              <w:divBdr>
                <w:top w:val="none" w:sz="0" w:space="0" w:color="auto"/>
                <w:left w:val="none" w:sz="0" w:space="0" w:color="auto"/>
                <w:bottom w:val="none" w:sz="0" w:space="0" w:color="auto"/>
                <w:right w:val="none" w:sz="0" w:space="0" w:color="auto"/>
              </w:divBdr>
              <w:divsChild>
                <w:div w:id="15224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3112">
          <w:marLeft w:val="0"/>
          <w:marRight w:val="0"/>
          <w:marTop w:val="0"/>
          <w:marBottom w:val="0"/>
          <w:divBdr>
            <w:top w:val="none" w:sz="0" w:space="0" w:color="auto"/>
            <w:left w:val="none" w:sz="0" w:space="0" w:color="auto"/>
            <w:bottom w:val="none" w:sz="0" w:space="0" w:color="auto"/>
            <w:right w:val="none" w:sz="0" w:space="0" w:color="auto"/>
          </w:divBdr>
          <w:divsChild>
            <w:div w:id="143008053">
              <w:marLeft w:val="0"/>
              <w:marRight w:val="0"/>
              <w:marTop w:val="0"/>
              <w:marBottom w:val="0"/>
              <w:divBdr>
                <w:top w:val="none" w:sz="0" w:space="0" w:color="auto"/>
                <w:left w:val="none" w:sz="0" w:space="0" w:color="auto"/>
                <w:bottom w:val="none" w:sz="0" w:space="0" w:color="auto"/>
                <w:right w:val="none" w:sz="0" w:space="0" w:color="auto"/>
              </w:divBdr>
              <w:divsChild>
                <w:div w:id="16893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244">
          <w:marLeft w:val="0"/>
          <w:marRight w:val="0"/>
          <w:marTop w:val="0"/>
          <w:marBottom w:val="0"/>
          <w:divBdr>
            <w:top w:val="none" w:sz="0" w:space="0" w:color="auto"/>
            <w:left w:val="none" w:sz="0" w:space="0" w:color="auto"/>
            <w:bottom w:val="none" w:sz="0" w:space="0" w:color="auto"/>
            <w:right w:val="none" w:sz="0" w:space="0" w:color="auto"/>
          </w:divBdr>
          <w:divsChild>
            <w:div w:id="2065904076">
              <w:marLeft w:val="0"/>
              <w:marRight w:val="0"/>
              <w:marTop w:val="0"/>
              <w:marBottom w:val="0"/>
              <w:divBdr>
                <w:top w:val="none" w:sz="0" w:space="0" w:color="auto"/>
                <w:left w:val="none" w:sz="0" w:space="0" w:color="auto"/>
                <w:bottom w:val="none" w:sz="0" w:space="0" w:color="auto"/>
                <w:right w:val="none" w:sz="0" w:space="0" w:color="auto"/>
              </w:divBdr>
              <w:divsChild>
                <w:div w:id="456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4373">
          <w:marLeft w:val="0"/>
          <w:marRight w:val="0"/>
          <w:marTop w:val="0"/>
          <w:marBottom w:val="0"/>
          <w:divBdr>
            <w:top w:val="none" w:sz="0" w:space="0" w:color="auto"/>
            <w:left w:val="none" w:sz="0" w:space="0" w:color="auto"/>
            <w:bottom w:val="none" w:sz="0" w:space="0" w:color="auto"/>
            <w:right w:val="none" w:sz="0" w:space="0" w:color="auto"/>
          </w:divBdr>
          <w:divsChild>
            <w:div w:id="1313867496">
              <w:marLeft w:val="0"/>
              <w:marRight w:val="0"/>
              <w:marTop w:val="0"/>
              <w:marBottom w:val="0"/>
              <w:divBdr>
                <w:top w:val="none" w:sz="0" w:space="0" w:color="auto"/>
                <w:left w:val="none" w:sz="0" w:space="0" w:color="auto"/>
                <w:bottom w:val="none" w:sz="0" w:space="0" w:color="auto"/>
                <w:right w:val="none" w:sz="0" w:space="0" w:color="auto"/>
              </w:divBdr>
              <w:divsChild>
                <w:div w:id="20295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4087">
          <w:marLeft w:val="0"/>
          <w:marRight w:val="0"/>
          <w:marTop w:val="0"/>
          <w:marBottom w:val="0"/>
          <w:divBdr>
            <w:top w:val="none" w:sz="0" w:space="0" w:color="auto"/>
            <w:left w:val="none" w:sz="0" w:space="0" w:color="auto"/>
            <w:bottom w:val="none" w:sz="0" w:space="0" w:color="auto"/>
            <w:right w:val="none" w:sz="0" w:space="0" w:color="auto"/>
          </w:divBdr>
          <w:divsChild>
            <w:div w:id="489030536">
              <w:marLeft w:val="0"/>
              <w:marRight w:val="0"/>
              <w:marTop w:val="0"/>
              <w:marBottom w:val="0"/>
              <w:divBdr>
                <w:top w:val="none" w:sz="0" w:space="0" w:color="auto"/>
                <w:left w:val="none" w:sz="0" w:space="0" w:color="auto"/>
                <w:bottom w:val="none" w:sz="0" w:space="0" w:color="auto"/>
                <w:right w:val="none" w:sz="0" w:space="0" w:color="auto"/>
              </w:divBdr>
              <w:divsChild>
                <w:div w:id="5058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2466">
          <w:marLeft w:val="0"/>
          <w:marRight w:val="0"/>
          <w:marTop w:val="0"/>
          <w:marBottom w:val="0"/>
          <w:divBdr>
            <w:top w:val="none" w:sz="0" w:space="0" w:color="auto"/>
            <w:left w:val="none" w:sz="0" w:space="0" w:color="auto"/>
            <w:bottom w:val="none" w:sz="0" w:space="0" w:color="auto"/>
            <w:right w:val="none" w:sz="0" w:space="0" w:color="auto"/>
          </w:divBdr>
          <w:divsChild>
            <w:div w:id="1836258792">
              <w:marLeft w:val="0"/>
              <w:marRight w:val="0"/>
              <w:marTop w:val="0"/>
              <w:marBottom w:val="0"/>
              <w:divBdr>
                <w:top w:val="none" w:sz="0" w:space="0" w:color="auto"/>
                <w:left w:val="none" w:sz="0" w:space="0" w:color="auto"/>
                <w:bottom w:val="none" w:sz="0" w:space="0" w:color="auto"/>
                <w:right w:val="none" w:sz="0" w:space="0" w:color="auto"/>
              </w:divBdr>
              <w:divsChild>
                <w:div w:id="21001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5664">
          <w:marLeft w:val="0"/>
          <w:marRight w:val="0"/>
          <w:marTop w:val="0"/>
          <w:marBottom w:val="0"/>
          <w:divBdr>
            <w:top w:val="none" w:sz="0" w:space="0" w:color="auto"/>
            <w:left w:val="none" w:sz="0" w:space="0" w:color="auto"/>
            <w:bottom w:val="none" w:sz="0" w:space="0" w:color="auto"/>
            <w:right w:val="none" w:sz="0" w:space="0" w:color="auto"/>
          </w:divBdr>
          <w:divsChild>
            <w:div w:id="2061587328">
              <w:marLeft w:val="0"/>
              <w:marRight w:val="0"/>
              <w:marTop w:val="0"/>
              <w:marBottom w:val="0"/>
              <w:divBdr>
                <w:top w:val="none" w:sz="0" w:space="0" w:color="auto"/>
                <w:left w:val="none" w:sz="0" w:space="0" w:color="auto"/>
                <w:bottom w:val="none" w:sz="0" w:space="0" w:color="auto"/>
                <w:right w:val="none" w:sz="0" w:space="0" w:color="auto"/>
              </w:divBdr>
              <w:divsChild>
                <w:div w:id="862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1762">
          <w:marLeft w:val="0"/>
          <w:marRight w:val="0"/>
          <w:marTop w:val="0"/>
          <w:marBottom w:val="0"/>
          <w:divBdr>
            <w:top w:val="none" w:sz="0" w:space="0" w:color="auto"/>
            <w:left w:val="none" w:sz="0" w:space="0" w:color="auto"/>
            <w:bottom w:val="none" w:sz="0" w:space="0" w:color="auto"/>
            <w:right w:val="none" w:sz="0" w:space="0" w:color="auto"/>
          </w:divBdr>
          <w:divsChild>
            <w:div w:id="591209935">
              <w:marLeft w:val="0"/>
              <w:marRight w:val="0"/>
              <w:marTop w:val="0"/>
              <w:marBottom w:val="0"/>
              <w:divBdr>
                <w:top w:val="none" w:sz="0" w:space="0" w:color="auto"/>
                <w:left w:val="none" w:sz="0" w:space="0" w:color="auto"/>
                <w:bottom w:val="none" w:sz="0" w:space="0" w:color="auto"/>
                <w:right w:val="none" w:sz="0" w:space="0" w:color="auto"/>
              </w:divBdr>
              <w:divsChild>
                <w:div w:id="7608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7796">
          <w:marLeft w:val="0"/>
          <w:marRight w:val="0"/>
          <w:marTop w:val="0"/>
          <w:marBottom w:val="0"/>
          <w:divBdr>
            <w:top w:val="none" w:sz="0" w:space="0" w:color="auto"/>
            <w:left w:val="none" w:sz="0" w:space="0" w:color="auto"/>
            <w:bottom w:val="none" w:sz="0" w:space="0" w:color="auto"/>
            <w:right w:val="none" w:sz="0" w:space="0" w:color="auto"/>
          </w:divBdr>
          <w:divsChild>
            <w:div w:id="995575910">
              <w:marLeft w:val="0"/>
              <w:marRight w:val="0"/>
              <w:marTop w:val="0"/>
              <w:marBottom w:val="0"/>
              <w:divBdr>
                <w:top w:val="none" w:sz="0" w:space="0" w:color="auto"/>
                <w:left w:val="none" w:sz="0" w:space="0" w:color="auto"/>
                <w:bottom w:val="none" w:sz="0" w:space="0" w:color="auto"/>
                <w:right w:val="none" w:sz="0" w:space="0" w:color="auto"/>
              </w:divBdr>
              <w:divsChild>
                <w:div w:id="7723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318">
          <w:marLeft w:val="0"/>
          <w:marRight w:val="0"/>
          <w:marTop w:val="0"/>
          <w:marBottom w:val="0"/>
          <w:divBdr>
            <w:top w:val="none" w:sz="0" w:space="0" w:color="auto"/>
            <w:left w:val="none" w:sz="0" w:space="0" w:color="auto"/>
            <w:bottom w:val="none" w:sz="0" w:space="0" w:color="auto"/>
            <w:right w:val="none" w:sz="0" w:space="0" w:color="auto"/>
          </w:divBdr>
          <w:divsChild>
            <w:div w:id="363947799">
              <w:marLeft w:val="0"/>
              <w:marRight w:val="0"/>
              <w:marTop w:val="0"/>
              <w:marBottom w:val="0"/>
              <w:divBdr>
                <w:top w:val="none" w:sz="0" w:space="0" w:color="auto"/>
                <w:left w:val="none" w:sz="0" w:space="0" w:color="auto"/>
                <w:bottom w:val="none" w:sz="0" w:space="0" w:color="auto"/>
                <w:right w:val="none" w:sz="0" w:space="0" w:color="auto"/>
              </w:divBdr>
              <w:divsChild>
                <w:div w:id="7720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1855">
          <w:marLeft w:val="0"/>
          <w:marRight w:val="0"/>
          <w:marTop w:val="0"/>
          <w:marBottom w:val="0"/>
          <w:divBdr>
            <w:top w:val="none" w:sz="0" w:space="0" w:color="auto"/>
            <w:left w:val="none" w:sz="0" w:space="0" w:color="auto"/>
            <w:bottom w:val="none" w:sz="0" w:space="0" w:color="auto"/>
            <w:right w:val="none" w:sz="0" w:space="0" w:color="auto"/>
          </w:divBdr>
          <w:divsChild>
            <w:div w:id="226649782">
              <w:marLeft w:val="0"/>
              <w:marRight w:val="0"/>
              <w:marTop w:val="0"/>
              <w:marBottom w:val="0"/>
              <w:divBdr>
                <w:top w:val="none" w:sz="0" w:space="0" w:color="auto"/>
                <w:left w:val="none" w:sz="0" w:space="0" w:color="auto"/>
                <w:bottom w:val="none" w:sz="0" w:space="0" w:color="auto"/>
                <w:right w:val="none" w:sz="0" w:space="0" w:color="auto"/>
              </w:divBdr>
              <w:divsChild>
                <w:div w:id="20994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409">
          <w:marLeft w:val="0"/>
          <w:marRight w:val="0"/>
          <w:marTop w:val="0"/>
          <w:marBottom w:val="0"/>
          <w:divBdr>
            <w:top w:val="none" w:sz="0" w:space="0" w:color="auto"/>
            <w:left w:val="none" w:sz="0" w:space="0" w:color="auto"/>
            <w:bottom w:val="none" w:sz="0" w:space="0" w:color="auto"/>
            <w:right w:val="none" w:sz="0" w:space="0" w:color="auto"/>
          </w:divBdr>
          <w:divsChild>
            <w:div w:id="460613719">
              <w:marLeft w:val="0"/>
              <w:marRight w:val="0"/>
              <w:marTop w:val="0"/>
              <w:marBottom w:val="0"/>
              <w:divBdr>
                <w:top w:val="none" w:sz="0" w:space="0" w:color="auto"/>
                <w:left w:val="none" w:sz="0" w:space="0" w:color="auto"/>
                <w:bottom w:val="none" w:sz="0" w:space="0" w:color="auto"/>
                <w:right w:val="none" w:sz="0" w:space="0" w:color="auto"/>
              </w:divBdr>
              <w:divsChild>
                <w:div w:id="14485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460">
          <w:marLeft w:val="0"/>
          <w:marRight w:val="0"/>
          <w:marTop w:val="0"/>
          <w:marBottom w:val="0"/>
          <w:divBdr>
            <w:top w:val="none" w:sz="0" w:space="0" w:color="auto"/>
            <w:left w:val="none" w:sz="0" w:space="0" w:color="auto"/>
            <w:bottom w:val="none" w:sz="0" w:space="0" w:color="auto"/>
            <w:right w:val="none" w:sz="0" w:space="0" w:color="auto"/>
          </w:divBdr>
          <w:divsChild>
            <w:div w:id="911698191">
              <w:marLeft w:val="0"/>
              <w:marRight w:val="0"/>
              <w:marTop w:val="0"/>
              <w:marBottom w:val="0"/>
              <w:divBdr>
                <w:top w:val="none" w:sz="0" w:space="0" w:color="auto"/>
                <w:left w:val="none" w:sz="0" w:space="0" w:color="auto"/>
                <w:bottom w:val="none" w:sz="0" w:space="0" w:color="auto"/>
                <w:right w:val="none" w:sz="0" w:space="0" w:color="auto"/>
              </w:divBdr>
              <w:divsChild>
                <w:div w:id="11255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7629">
          <w:marLeft w:val="0"/>
          <w:marRight w:val="0"/>
          <w:marTop w:val="0"/>
          <w:marBottom w:val="0"/>
          <w:divBdr>
            <w:top w:val="none" w:sz="0" w:space="0" w:color="auto"/>
            <w:left w:val="none" w:sz="0" w:space="0" w:color="auto"/>
            <w:bottom w:val="none" w:sz="0" w:space="0" w:color="auto"/>
            <w:right w:val="none" w:sz="0" w:space="0" w:color="auto"/>
          </w:divBdr>
          <w:divsChild>
            <w:div w:id="1251693210">
              <w:marLeft w:val="0"/>
              <w:marRight w:val="0"/>
              <w:marTop w:val="0"/>
              <w:marBottom w:val="0"/>
              <w:divBdr>
                <w:top w:val="none" w:sz="0" w:space="0" w:color="auto"/>
                <w:left w:val="none" w:sz="0" w:space="0" w:color="auto"/>
                <w:bottom w:val="none" w:sz="0" w:space="0" w:color="auto"/>
                <w:right w:val="none" w:sz="0" w:space="0" w:color="auto"/>
              </w:divBdr>
              <w:divsChild>
                <w:div w:id="5747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434">
          <w:marLeft w:val="0"/>
          <w:marRight w:val="0"/>
          <w:marTop w:val="0"/>
          <w:marBottom w:val="0"/>
          <w:divBdr>
            <w:top w:val="none" w:sz="0" w:space="0" w:color="auto"/>
            <w:left w:val="none" w:sz="0" w:space="0" w:color="auto"/>
            <w:bottom w:val="none" w:sz="0" w:space="0" w:color="auto"/>
            <w:right w:val="none" w:sz="0" w:space="0" w:color="auto"/>
          </w:divBdr>
          <w:divsChild>
            <w:div w:id="2121604592">
              <w:marLeft w:val="0"/>
              <w:marRight w:val="0"/>
              <w:marTop w:val="0"/>
              <w:marBottom w:val="0"/>
              <w:divBdr>
                <w:top w:val="none" w:sz="0" w:space="0" w:color="auto"/>
                <w:left w:val="none" w:sz="0" w:space="0" w:color="auto"/>
                <w:bottom w:val="none" w:sz="0" w:space="0" w:color="auto"/>
                <w:right w:val="none" w:sz="0" w:space="0" w:color="auto"/>
              </w:divBdr>
              <w:divsChild>
                <w:div w:id="4769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7978">
          <w:marLeft w:val="0"/>
          <w:marRight w:val="0"/>
          <w:marTop w:val="0"/>
          <w:marBottom w:val="0"/>
          <w:divBdr>
            <w:top w:val="none" w:sz="0" w:space="0" w:color="auto"/>
            <w:left w:val="none" w:sz="0" w:space="0" w:color="auto"/>
            <w:bottom w:val="none" w:sz="0" w:space="0" w:color="auto"/>
            <w:right w:val="none" w:sz="0" w:space="0" w:color="auto"/>
          </w:divBdr>
          <w:divsChild>
            <w:div w:id="1143930883">
              <w:marLeft w:val="0"/>
              <w:marRight w:val="0"/>
              <w:marTop w:val="0"/>
              <w:marBottom w:val="0"/>
              <w:divBdr>
                <w:top w:val="none" w:sz="0" w:space="0" w:color="auto"/>
                <w:left w:val="none" w:sz="0" w:space="0" w:color="auto"/>
                <w:bottom w:val="none" w:sz="0" w:space="0" w:color="auto"/>
                <w:right w:val="none" w:sz="0" w:space="0" w:color="auto"/>
              </w:divBdr>
              <w:divsChild>
                <w:div w:id="20810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11819">
          <w:marLeft w:val="0"/>
          <w:marRight w:val="0"/>
          <w:marTop w:val="0"/>
          <w:marBottom w:val="0"/>
          <w:divBdr>
            <w:top w:val="none" w:sz="0" w:space="0" w:color="auto"/>
            <w:left w:val="none" w:sz="0" w:space="0" w:color="auto"/>
            <w:bottom w:val="none" w:sz="0" w:space="0" w:color="auto"/>
            <w:right w:val="none" w:sz="0" w:space="0" w:color="auto"/>
          </w:divBdr>
          <w:divsChild>
            <w:div w:id="60376363">
              <w:marLeft w:val="0"/>
              <w:marRight w:val="0"/>
              <w:marTop w:val="0"/>
              <w:marBottom w:val="0"/>
              <w:divBdr>
                <w:top w:val="none" w:sz="0" w:space="0" w:color="auto"/>
                <w:left w:val="none" w:sz="0" w:space="0" w:color="auto"/>
                <w:bottom w:val="none" w:sz="0" w:space="0" w:color="auto"/>
                <w:right w:val="none" w:sz="0" w:space="0" w:color="auto"/>
              </w:divBdr>
              <w:divsChild>
                <w:div w:id="5974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7413">
          <w:marLeft w:val="0"/>
          <w:marRight w:val="0"/>
          <w:marTop w:val="0"/>
          <w:marBottom w:val="0"/>
          <w:divBdr>
            <w:top w:val="none" w:sz="0" w:space="0" w:color="auto"/>
            <w:left w:val="none" w:sz="0" w:space="0" w:color="auto"/>
            <w:bottom w:val="none" w:sz="0" w:space="0" w:color="auto"/>
            <w:right w:val="none" w:sz="0" w:space="0" w:color="auto"/>
          </w:divBdr>
          <w:divsChild>
            <w:div w:id="1637299140">
              <w:marLeft w:val="0"/>
              <w:marRight w:val="0"/>
              <w:marTop w:val="0"/>
              <w:marBottom w:val="0"/>
              <w:divBdr>
                <w:top w:val="none" w:sz="0" w:space="0" w:color="auto"/>
                <w:left w:val="none" w:sz="0" w:space="0" w:color="auto"/>
                <w:bottom w:val="none" w:sz="0" w:space="0" w:color="auto"/>
                <w:right w:val="none" w:sz="0" w:space="0" w:color="auto"/>
              </w:divBdr>
              <w:divsChild>
                <w:div w:id="218588931">
                  <w:marLeft w:val="0"/>
                  <w:marRight w:val="0"/>
                  <w:marTop w:val="0"/>
                  <w:marBottom w:val="0"/>
                  <w:divBdr>
                    <w:top w:val="none" w:sz="0" w:space="0" w:color="auto"/>
                    <w:left w:val="none" w:sz="0" w:space="0" w:color="auto"/>
                    <w:bottom w:val="none" w:sz="0" w:space="0" w:color="auto"/>
                    <w:right w:val="none" w:sz="0" w:space="0" w:color="auto"/>
                  </w:divBdr>
                </w:div>
                <w:div w:id="3722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37457">
          <w:marLeft w:val="0"/>
          <w:marRight w:val="0"/>
          <w:marTop w:val="0"/>
          <w:marBottom w:val="0"/>
          <w:divBdr>
            <w:top w:val="none" w:sz="0" w:space="0" w:color="auto"/>
            <w:left w:val="none" w:sz="0" w:space="0" w:color="auto"/>
            <w:bottom w:val="none" w:sz="0" w:space="0" w:color="auto"/>
            <w:right w:val="none" w:sz="0" w:space="0" w:color="auto"/>
          </w:divBdr>
          <w:divsChild>
            <w:div w:id="2028671084">
              <w:marLeft w:val="0"/>
              <w:marRight w:val="0"/>
              <w:marTop w:val="0"/>
              <w:marBottom w:val="0"/>
              <w:divBdr>
                <w:top w:val="none" w:sz="0" w:space="0" w:color="auto"/>
                <w:left w:val="none" w:sz="0" w:space="0" w:color="auto"/>
                <w:bottom w:val="none" w:sz="0" w:space="0" w:color="auto"/>
                <w:right w:val="none" w:sz="0" w:space="0" w:color="auto"/>
              </w:divBdr>
              <w:divsChild>
                <w:div w:id="200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5865">
          <w:marLeft w:val="0"/>
          <w:marRight w:val="0"/>
          <w:marTop w:val="0"/>
          <w:marBottom w:val="0"/>
          <w:divBdr>
            <w:top w:val="none" w:sz="0" w:space="0" w:color="auto"/>
            <w:left w:val="none" w:sz="0" w:space="0" w:color="auto"/>
            <w:bottom w:val="none" w:sz="0" w:space="0" w:color="auto"/>
            <w:right w:val="none" w:sz="0" w:space="0" w:color="auto"/>
          </w:divBdr>
          <w:divsChild>
            <w:div w:id="1111120999">
              <w:marLeft w:val="0"/>
              <w:marRight w:val="0"/>
              <w:marTop w:val="0"/>
              <w:marBottom w:val="0"/>
              <w:divBdr>
                <w:top w:val="none" w:sz="0" w:space="0" w:color="auto"/>
                <w:left w:val="none" w:sz="0" w:space="0" w:color="auto"/>
                <w:bottom w:val="none" w:sz="0" w:space="0" w:color="auto"/>
                <w:right w:val="none" w:sz="0" w:space="0" w:color="auto"/>
              </w:divBdr>
              <w:divsChild>
                <w:div w:id="12278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4850">
          <w:marLeft w:val="0"/>
          <w:marRight w:val="0"/>
          <w:marTop w:val="0"/>
          <w:marBottom w:val="0"/>
          <w:divBdr>
            <w:top w:val="none" w:sz="0" w:space="0" w:color="auto"/>
            <w:left w:val="none" w:sz="0" w:space="0" w:color="auto"/>
            <w:bottom w:val="none" w:sz="0" w:space="0" w:color="auto"/>
            <w:right w:val="none" w:sz="0" w:space="0" w:color="auto"/>
          </w:divBdr>
          <w:divsChild>
            <w:div w:id="127169955">
              <w:marLeft w:val="0"/>
              <w:marRight w:val="0"/>
              <w:marTop w:val="0"/>
              <w:marBottom w:val="0"/>
              <w:divBdr>
                <w:top w:val="none" w:sz="0" w:space="0" w:color="auto"/>
                <w:left w:val="none" w:sz="0" w:space="0" w:color="auto"/>
                <w:bottom w:val="none" w:sz="0" w:space="0" w:color="auto"/>
                <w:right w:val="none" w:sz="0" w:space="0" w:color="auto"/>
              </w:divBdr>
              <w:divsChild>
                <w:div w:id="16876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862">
          <w:marLeft w:val="0"/>
          <w:marRight w:val="0"/>
          <w:marTop w:val="0"/>
          <w:marBottom w:val="0"/>
          <w:divBdr>
            <w:top w:val="none" w:sz="0" w:space="0" w:color="auto"/>
            <w:left w:val="none" w:sz="0" w:space="0" w:color="auto"/>
            <w:bottom w:val="none" w:sz="0" w:space="0" w:color="auto"/>
            <w:right w:val="none" w:sz="0" w:space="0" w:color="auto"/>
          </w:divBdr>
          <w:divsChild>
            <w:div w:id="1122579904">
              <w:marLeft w:val="0"/>
              <w:marRight w:val="0"/>
              <w:marTop w:val="0"/>
              <w:marBottom w:val="0"/>
              <w:divBdr>
                <w:top w:val="none" w:sz="0" w:space="0" w:color="auto"/>
                <w:left w:val="none" w:sz="0" w:space="0" w:color="auto"/>
                <w:bottom w:val="none" w:sz="0" w:space="0" w:color="auto"/>
                <w:right w:val="none" w:sz="0" w:space="0" w:color="auto"/>
              </w:divBdr>
              <w:divsChild>
                <w:div w:id="7849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765">
          <w:marLeft w:val="0"/>
          <w:marRight w:val="0"/>
          <w:marTop w:val="0"/>
          <w:marBottom w:val="0"/>
          <w:divBdr>
            <w:top w:val="none" w:sz="0" w:space="0" w:color="auto"/>
            <w:left w:val="none" w:sz="0" w:space="0" w:color="auto"/>
            <w:bottom w:val="none" w:sz="0" w:space="0" w:color="auto"/>
            <w:right w:val="none" w:sz="0" w:space="0" w:color="auto"/>
          </w:divBdr>
          <w:divsChild>
            <w:div w:id="786119982">
              <w:marLeft w:val="0"/>
              <w:marRight w:val="0"/>
              <w:marTop w:val="0"/>
              <w:marBottom w:val="0"/>
              <w:divBdr>
                <w:top w:val="none" w:sz="0" w:space="0" w:color="auto"/>
                <w:left w:val="none" w:sz="0" w:space="0" w:color="auto"/>
                <w:bottom w:val="none" w:sz="0" w:space="0" w:color="auto"/>
                <w:right w:val="none" w:sz="0" w:space="0" w:color="auto"/>
              </w:divBdr>
              <w:divsChild>
                <w:div w:id="4516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9362">
          <w:marLeft w:val="0"/>
          <w:marRight w:val="0"/>
          <w:marTop w:val="0"/>
          <w:marBottom w:val="0"/>
          <w:divBdr>
            <w:top w:val="none" w:sz="0" w:space="0" w:color="auto"/>
            <w:left w:val="none" w:sz="0" w:space="0" w:color="auto"/>
            <w:bottom w:val="none" w:sz="0" w:space="0" w:color="auto"/>
            <w:right w:val="none" w:sz="0" w:space="0" w:color="auto"/>
          </w:divBdr>
          <w:divsChild>
            <w:div w:id="1476070628">
              <w:marLeft w:val="0"/>
              <w:marRight w:val="0"/>
              <w:marTop w:val="0"/>
              <w:marBottom w:val="0"/>
              <w:divBdr>
                <w:top w:val="none" w:sz="0" w:space="0" w:color="auto"/>
                <w:left w:val="none" w:sz="0" w:space="0" w:color="auto"/>
                <w:bottom w:val="none" w:sz="0" w:space="0" w:color="auto"/>
                <w:right w:val="none" w:sz="0" w:space="0" w:color="auto"/>
              </w:divBdr>
              <w:divsChild>
                <w:div w:id="4906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7767">
          <w:marLeft w:val="0"/>
          <w:marRight w:val="0"/>
          <w:marTop w:val="0"/>
          <w:marBottom w:val="0"/>
          <w:divBdr>
            <w:top w:val="none" w:sz="0" w:space="0" w:color="auto"/>
            <w:left w:val="none" w:sz="0" w:space="0" w:color="auto"/>
            <w:bottom w:val="none" w:sz="0" w:space="0" w:color="auto"/>
            <w:right w:val="none" w:sz="0" w:space="0" w:color="auto"/>
          </w:divBdr>
          <w:divsChild>
            <w:div w:id="248779044">
              <w:marLeft w:val="0"/>
              <w:marRight w:val="0"/>
              <w:marTop w:val="0"/>
              <w:marBottom w:val="0"/>
              <w:divBdr>
                <w:top w:val="none" w:sz="0" w:space="0" w:color="auto"/>
                <w:left w:val="none" w:sz="0" w:space="0" w:color="auto"/>
                <w:bottom w:val="none" w:sz="0" w:space="0" w:color="auto"/>
                <w:right w:val="none" w:sz="0" w:space="0" w:color="auto"/>
              </w:divBdr>
              <w:divsChild>
                <w:div w:id="3746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91731">
          <w:marLeft w:val="0"/>
          <w:marRight w:val="0"/>
          <w:marTop w:val="0"/>
          <w:marBottom w:val="0"/>
          <w:divBdr>
            <w:top w:val="none" w:sz="0" w:space="0" w:color="auto"/>
            <w:left w:val="none" w:sz="0" w:space="0" w:color="auto"/>
            <w:bottom w:val="none" w:sz="0" w:space="0" w:color="auto"/>
            <w:right w:val="none" w:sz="0" w:space="0" w:color="auto"/>
          </w:divBdr>
          <w:divsChild>
            <w:div w:id="350842321">
              <w:marLeft w:val="0"/>
              <w:marRight w:val="0"/>
              <w:marTop w:val="0"/>
              <w:marBottom w:val="0"/>
              <w:divBdr>
                <w:top w:val="none" w:sz="0" w:space="0" w:color="auto"/>
                <w:left w:val="none" w:sz="0" w:space="0" w:color="auto"/>
                <w:bottom w:val="none" w:sz="0" w:space="0" w:color="auto"/>
                <w:right w:val="none" w:sz="0" w:space="0" w:color="auto"/>
              </w:divBdr>
              <w:divsChild>
                <w:div w:id="5306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3897">
          <w:marLeft w:val="0"/>
          <w:marRight w:val="0"/>
          <w:marTop w:val="0"/>
          <w:marBottom w:val="0"/>
          <w:divBdr>
            <w:top w:val="none" w:sz="0" w:space="0" w:color="auto"/>
            <w:left w:val="none" w:sz="0" w:space="0" w:color="auto"/>
            <w:bottom w:val="none" w:sz="0" w:space="0" w:color="auto"/>
            <w:right w:val="none" w:sz="0" w:space="0" w:color="auto"/>
          </w:divBdr>
          <w:divsChild>
            <w:div w:id="2006661605">
              <w:marLeft w:val="0"/>
              <w:marRight w:val="0"/>
              <w:marTop w:val="0"/>
              <w:marBottom w:val="0"/>
              <w:divBdr>
                <w:top w:val="none" w:sz="0" w:space="0" w:color="auto"/>
                <w:left w:val="none" w:sz="0" w:space="0" w:color="auto"/>
                <w:bottom w:val="none" w:sz="0" w:space="0" w:color="auto"/>
                <w:right w:val="none" w:sz="0" w:space="0" w:color="auto"/>
              </w:divBdr>
              <w:divsChild>
                <w:div w:id="94472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6954">
          <w:marLeft w:val="0"/>
          <w:marRight w:val="0"/>
          <w:marTop w:val="0"/>
          <w:marBottom w:val="0"/>
          <w:divBdr>
            <w:top w:val="none" w:sz="0" w:space="0" w:color="auto"/>
            <w:left w:val="none" w:sz="0" w:space="0" w:color="auto"/>
            <w:bottom w:val="none" w:sz="0" w:space="0" w:color="auto"/>
            <w:right w:val="none" w:sz="0" w:space="0" w:color="auto"/>
          </w:divBdr>
          <w:divsChild>
            <w:div w:id="1198591081">
              <w:marLeft w:val="0"/>
              <w:marRight w:val="0"/>
              <w:marTop w:val="0"/>
              <w:marBottom w:val="0"/>
              <w:divBdr>
                <w:top w:val="none" w:sz="0" w:space="0" w:color="auto"/>
                <w:left w:val="none" w:sz="0" w:space="0" w:color="auto"/>
                <w:bottom w:val="none" w:sz="0" w:space="0" w:color="auto"/>
                <w:right w:val="none" w:sz="0" w:space="0" w:color="auto"/>
              </w:divBdr>
              <w:divsChild>
                <w:div w:id="10479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81700">
          <w:marLeft w:val="0"/>
          <w:marRight w:val="0"/>
          <w:marTop w:val="0"/>
          <w:marBottom w:val="0"/>
          <w:divBdr>
            <w:top w:val="none" w:sz="0" w:space="0" w:color="auto"/>
            <w:left w:val="none" w:sz="0" w:space="0" w:color="auto"/>
            <w:bottom w:val="none" w:sz="0" w:space="0" w:color="auto"/>
            <w:right w:val="none" w:sz="0" w:space="0" w:color="auto"/>
          </w:divBdr>
          <w:divsChild>
            <w:div w:id="1006442899">
              <w:marLeft w:val="0"/>
              <w:marRight w:val="0"/>
              <w:marTop w:val="0"/>
              <w:marBottom w:val="0"/>
              <w:divBdr>
                <w:top w:val="none" w:sz="0" w:space="0" w:color="auto"/>
                <w:left w:val="none" w:sz="0" w:space="0" w:color="auto"/>
                <w:bottom w:val="none" w:sz="0" w:space="0" w:color="auto"/>
                <w:right w:val="none" w:sz="0" w:space="0" w:color="auto"/>
              </w:divBdr>
              <w:divsChild>
                <w:div w:id="14239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51052">
          <w:marLeft w:val="0"/>
          <w:marRight w:val="0"/>
          <w:marTop w:val="0"/>
          <w:marBottom w:val="0"/>
          <w:divBdr>
            <w:top w:val="none" w:sz="0" w:space="0" w:color="auto"/>
            <w:left w:val="none" w:sz="0" w:space="0" w:color="auto"/>
            <w:bottom w:val="none" w:sz="0" w:space="0" w:color="auto"/>
            <w:right w:val="none" w:sz="0" w:space="0" w:color="auto"/>
          </w:divBdr>
          <w:divsChild>
            <w:div w:id="899634186">
              <w:marLeft w:val="0"/>
              <w:marRight w:val="0"/>
              <w:marTop w:val="0"/>
              <w:marBottom w:val="0"/>
              <w:divBdr>
                <w:top w:val="none" w:sz="0" w:space="0" w:color="auto"/>
                <w:left w:val="none" w:sz="0" w:space="0" w:color="auto"/>
                <w:bottom w:val="none" w:sz="0" w:space="0" w:color="auto"/>
                <w:right w:val="none" w:sz="0" w:space="0" w:color="auto"/>
              </w:divBdr>
              <w:divsChild>
                <w:div w:id="20914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4423">
          <w:marLeft w:val="0"/>
          <w:marRight w:val="0"/>
          <w:marTop w:val="0"/>
          <w:marBottom w:val="0"/>
          <w:divBdr>
            <w:top w:val="none" w:sz="0" w:space="0" w:color="auto"/>
            <w:left w:val="none" w:sz="0" w:space="0" w:color="auto"/>
            <w:bottom w:val="none" w:sz="0" w:space="0" w:color="auto"/>
            <w:right w:val="none" w:sz="0" w:space="0" w:color="auto"/>
          </w:divBdr>
          <w:divsChild>
            <w:div w:id="131673923">
              <w:marLeft w:val="0"/>
              <w:marRight w:val="0"/>
              <w:marTop w:val="0"/>
              <w:marBottom w:val="0"/>
              <w:divBdr>
                <w:top w:val="none" w:sz="0" w:space="0" w:color="auto"/>
                <w:left w:val="none" w:sz="0" w:space="0" w:color="auto"/>
                <w:bottom w:val="none" w:sz="0" w:space="0" w:color="auto"/>
                <w:right w:val="none" w:sz="0" w:space="0" w:color="auto"/>
              </w:divBdr>
              <w:divsChild>
                <w:div w:id="19686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4184">
          <w:marLeft w:val="0"/>
          <w:marRight w:val="0"/>
          <w:marTop w:val="0"/>
          <w:marBottom w:val="0"/>
          <w:divBdr>
            <w:top w:val="none" w:sz="0" w:space="0" w:color="auto"/>
            <w:left w:val="none" w:sz="0" w:space="0" w:color="auto"/>
            <w:bottom w:val="none" w:sz="0" w:space="0" w:color="auto"/>
            <w:right w:val="none" w:sz="0" w:space="0" w:color="auto"/>
          </w:divBdr>
          <w:divsChild>
            <w:div w:id="187645423">
              <w:marLeft w:val="0"/>
              <w:marRight w:val="0"/>
              <w:marTop w:val="0"/>
              <w:marBottom w:val="0"/>
              <w:divBdr>
                <w:top w:val="none" w:sz="0" w:space="0" w:color="auto"/>
                <w:left w:val="none" w:sz="0" w:space="0" w:color="auto"/>
                <w:bottom w:val="none" w:sz="0" w:space="0" w:color="auto"/>
                <w:right w:val="none" w:sz="0" w:space="0" w:color="auto"/>
              </w:divBdr>
              <w:divsChild>
                <w:div w:id="2930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564">
          <w:marLeft w:val="0"/>
          <w:marRight w:val="0"/>
          <w:marTop w:val="0"/>
          <w:marBottom w:val="0"/>
          <w:divBdr>
            <w:top w:val="none" w:sz="0" w:space="0" w:color="auto"/>
            <w:left w:val="none" w:sz="0" w:space="0" w:color="auto"/>
            <w:bottom w:val="none" w:sz="0" w:space="0" w:color="auto"/>
            <w:right w:val="none" w:sz="0" w:space="0" w:color="auto"/>
          </w:divBdr>
          <w:divsChild>
            <w:div w:id="2143841228">
              <w:marLeft w:val="0"/>
              <w:marRight w:val="0"/>
              <w:marTop w:val="0"/>
              <w:marBottom w:val="0"/>
              <w:divBdr>
                <w:top w:val="none" w:sz="0" w:space="0" w:color="auto"/>
                <w:left w:val="none" w:sz="0" w:space="0" w:color="auto"/>
                <w:bottom w:val="none" w:sz="0" w:space="0" w:color="auto"/>
                <w:right w:val="none" w:sz="0" w:space="0" w:color="auto"/>
              </w:divBdr>
              <w:divsChild>
                <w:div w:id="9218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6343">
          <w:marLeft w:val="0"/>
          <w:marRight w:val="0"/>
          <w:marTop w:val="0"/>
          <w:marBottom w:val="0"/>
          <w:divBdr>
            <w:top w:val="none" w:sz="0" w:space="0" w:color="auto"/>
            <w:left w:val="none" w:sz="0" w:space="0" w:color="auto"/>
            <w:bottom w:val="none" w:sz="0" w:space="0" w:color="auto"/>
            <w:right w:val="none" w:sz="0" w:space="0" w:color="auto"/>
          </w:divBdr>
          <w:divsChild>
            <w:div w:id="730805950">
              <w:marLeft w:val="0"/>
              <w:marRight w:val="0"/>
              <w:marTop w:val="0"/>
              <w:marBottom w:val="0"/>
              <w:divBdr>
                <w:top w:val="none" w:sz="0" w:space="0" w:color="auto"/>
                <w:left w:val="none" w:sz="0" w:space="0" w:color="auto"/>
                <w:bottom w:val="none" w:sz="0" w:space="0" w:color="auto"/>
                <w:right w:val="none" w:sz="0" w:space="0" w:color="auto"/>
              </w:divBdr>
              <w:divsChild>
                <w:div w:id="8093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4835">
          <w:marLeft w:val="0"/>
          <w:marRight w:val="0"/>
          <w:marTop w:val="0"/>
          <w:marBottom w:val="0"/>
          <w:divBdr>
            <w:top w:val="none" w:sz="0" w:space="0" w:color="auto"/>
            <w:left w:val="none" w:sz="0" w:space="0" w:color="auto"/>
            <w:bottom w:val="none" w:sz="0" w:space="0" w:color="auto"/>
            <w:right w:val="none" w:sz="0" w:space="0" w:color="auto"/>
          </w:divBdr>
          <w:divsChild>
            <w:div w:id="68163376">
              <w:marLeft w:val="0"/>
              <w:marRight w:val="0"/>
              <w:marTop w:val="0"/>
              <w:marBottom w:val="0"/>
              <w:divBdr>
                <w:top w:val="none" w:sz="0" w:space="0" w:color="auto"/>
                <w:left w:val="none" w:sz="0" w:space="0" w:color="auto"/>
                <w:bottom w:val="none" w:sz="0" w:space="0" w:color="auto"/>
                <w:right w:val="none" w:sz="0" w:space="0" w:color="auto"/>
              </w:divBdr>
              <w:divsChild>
                <w:div w:id="8731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60806">
          <w:marLeft w:val="0"/>
          <w:marRight w:val="0"/>
          <w:marTop w:val="0"/>
          <w:marBottom w:val="0"/>
          <w:divBdr>
            <w:top w:val="none" w:sz="0" w:space="0" w:color="auto"/>
            <w:left w:val="none" w:sz="0" w:space="0" w:color="auto"/>
            <w:bottom w:val="none" w:sz="0" w:space="0" w:color="auto"/>
            <w:right w:val="none" w:sz="0" w:space="0" w:color="auto"/>
          </w:divBdr>
          <w:divsChild>
            <w:div w:id="730616532">
              <w:marLeft w:val="0"/>
              <w:marRight w:val="0"/>
              <w:marTop w:val="0"/>
              <w:marBottom w:val="0"/>
              <w:divBdr>
                <w:top w:val="none" w:sz="0" w:space="0" w:color="auto"/>
                <w:left w:val="none" w:sz="0" w:space="0" w:color="auto"/>
                <w:bottom w:val="none" w:sz="0" w:space="0" w:color="auto"/>
                <w:right w:val="none" w:sz="0" w:space="0" w:color="auto"/>
              </w:divBdr>
              <w:divsChild>
                <w:div w:id="9681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72193">
          <w:marLeft w:val="0"/>
          <w:marRight w:val="0"/>
          <w:marTop w:val="0"/>
          <w:marBottom w:val="0"/>
          <w:divBdr>
            <w:top w:val="none" w:sz="0" w:space="0" w:color="auto"/>
            <w:left w:val="none" w:sz="0" w:space="0" w:color="auto"/>
            <w:bottom w:val="none" w:sz="0" w:space="0" w:color="auto"/>
            <w:right w:val="none" w:sz="0" w:space="0" w:color="auto"/>
          </w:divBdr>
          <w:divsChild>
            <w:div w:id="306980114">
              <w:marLeft w:val="0"/>
              <w:marRight w:val="0"/>
              <w:marTop w:val="0"/>
              <w:marBottom w:val="0"/>
              <w:divBdr>
                <w:top w:val="none" w:sz="0" w:space="0" w:color="auto"/>
                <w:left w:val="none" w:sz="0" w:space="0" w:color="auto"/>
                <w:bottom w:val="none" w:sz="0" w:space="0" w:color="auto"/>
                <w:right w:val="none" w:sz="0" w:space="0" w:color="auto"/>
              </w:divBdr>
              <w:divsChild>
                <w:div w:id="18956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3141">
          <w:marLeft w:val="0"/>
          <w:marRight w:val="0"/>
          <w:marTop w:val="0"/>
          <w:marBottom w:val="0"/>
          <w:divBdr>
            <w:top w:val="none" w:sz="0" w:space="0" w:color="auto"/>
            <w:left w:val="none" w:sz="0" w:space="0" w:color="auto"/>
            <w:bottom w:val="none" w:sz="0" w:space="0" w:color="auto"/>
            <w:right w:val="none" w:sz="0" w:space="0" w:color="auto"/>
          </w:divBdr>
          <w:divsChild>
            <w:div w:id="1001160030">
              <w:marLeft w:val="0"/>
              <w:marRight w:val="0"/>
              <w:marTop w:val="0"/>
              <w:marBottom w:val="0"/>
              <w:divBdr>
                <w:top w:val="none" w:sz="0" w:space="0" w:color="auto"/>
                <w:left w:val="none" w:sz="0" w:space="0" w:color="auto"/>
                <w:bottom w:val="none" w:sz="0" w:space="0" w:color="auto"/>
                <w:right w:val="none" w:sz="0" w:space="0" w:color="auto"/>
              </w:divBdr>
              <w:divsChild>
                <w:div w:id="18840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5584">
          <w:marLeft w:val="0"/>
          <w:marRight w:val="0"/>
          <w:marTop w:val="0"/>
          <w:marBottom w:val="0"/>
          <w:divBdr>
            <w:top w:val="none" w:sz="0" w:space="0" w:color="auto"/>
            <w:left w:val="none" w:sz="0" w:space="0" w:color="auto"/>
            <w:bottom w:val="none" w:sz="0" w:space="0" w:color="auto"/>
            <w:right w:val="none" w:sz="0" w:space="0" w:color="auto"/>
          </w:divBdr>
          <w:divsChild>
            <w:div w:id="2018850581">
              <w:marLeft w:val="0"/>
              <w:marRight w:val="0"/>
              <w:marTop w:val="0"/>
              <w:marBottom w:val="0"/>
              <w:divBdr>
                <w:top w:val="none" w:sz="0" w:space="0" w:color="auto"/>
                <w:left w:val="none" w:sz="0" w:space="0" w:color="auto"/>
                <w:bottom w:val="none" w:sz="0" w:space="0" w:color="auto"/>
                <w:right w:val="none" w:sz="0" w:space="0" w:color="auto"/>
              </w:divBdr>
              <w:divsChild>
                <w:div w:id="2768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2035">
          <w:marLeft w:val="0"/>
          <w:marRight w:val="0"/>
          <w:marTop w:val="0"/>
          <w:marBottom w:val="0"/>
          <w:divBdr>
            <w:top w:val="none" w:sz="0" w:space="0" w:color="auto"/>
            <w:left w:val="none" w:sz="0" w:space="0" w:color="auto"/>
            <w:bottom w:val="none" w:sz="0" w:space="0" w:color="auto"/>
            <w:right w:val="none" w:sz="0" w:space="0" w:color="auto"/>
          </w:divBdr>
          <w:divsChild>
            <w:div w:id="745421235">
              <w:marLeft w:val="0"/>
              <w:marRight w:val="0"/>
              <w:marTop w:val="0"/>
              <w:marBottom w:val="0"/>
              <w:divBdr>
                <w:top w:val="none" w:sz="0" w:space="0" w:color="auto"/>
                <w:left w:val="none" w:sz="0" w:space="0" w:color="auto"/>
                <w:bottom w:val="none" w:sz="0" w:space="0" w:color="auto"/>
                <w:right w:val="none" w:sz="0" w:space="0" w:color="auto"/>
              </w:divBdr>
              <w:divsChild>
                <w:div w:id="8931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3301">
          <w:marLeft w:val="0"/>
          <w:marRight w:val="0"/>
          <w:marTop w:val="0"/>
          <w:marBottom w:val="0"/>
          <w:divBdr>
            <w:top w:val="none" w:sz="0" w:space="0" w:color="auto"/>
            <w:left w:val="none" w:sz="0" w:space="0" w:color="auto"/>
            <w:bottom w:val="none" w:sz="0" w:space="0" w:color="auto"/>
            <w:right w:val="none" w:sz="0" w:space="0" w:color="auto"/>
          </w:divBdr>
          <w:divsChild>
            <w:div w:id="1794127957">
              <w:marLeft w:val="0"/>
              <w:marRight w:val="0"/>
              <w:marTop w:val="0"/>
              <w:marBottom w:val="0"/>
              <w:divBdr>
                <w:top w:val="none" w:sz="0" w:space="0" w:color="auto"/>
                <w:left w:val="none" w:sz="0" w:space="0" w:color="auto"/>
                <w:bottom w:val="none" w:sz="0" w:space="0" w:color="auto"/>
                <w:right w:val="none" w:sz="0" w:space="0" w:color="auto"/>
              </w:divBdr>
              <w:divsChild>
                <w:div w:id="1632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13016">
          <w:marLeft w:val="0"/>
          <w:marRight w:val="0"/>
          <w:marTop w:val="0"/>
          <w:marBottom w:val="0"/>
          <w:divBdr>
            <w:top w:val="none" w:sz="0" w:space="0" w:color="auto"/>
            <w:left w:val="none" w:sz="0" w:space="0" w:color="auto"/>
            <w:bottom w:val="none" w:sz="0" w:space="0" w:color="auto"/>
            <w:right w:val="none" w:sz="0" w:space="0" w:color="auto"/>
          </w:divBdr>
          <w:divsChild>
            <w:div w:id="1494761381">
              <w:marLeft w:val="0"/>
              <w:marRight w:val="0"/>
              <w:marTop w:val="0"/>
              <w:marBottom w:val="0"/>
              <w:divBdr>
                <w:top w:val="none" w:sz="0" w:space="0" w:color="auto"/>
                <w:left w:val="none" w:sz="0" w:space="0" w:color="auto"/>
                <w:bottom w:val="none" w:sz="0" w:space="0" w:color="auto"/>
                <w:right w:val="none" w:sz="0" w:space="0" w:color="auto"/>
              </w:divBdr>
              <w:divsChild>
                <w:div w:id="68336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6103">
          <w:marLeft w:val="0"/>
          <w:marRight w:val="0"/>
          <w:marTop w:val="0"/>
          <w:marBottom w:val="0"/>
          <w:divBdr>
            <w:top w:val="none" w:sz="0" w:space="0" w:color="auto"/>
            <w:left w:val="none" w:sz="0" w:space="0" w:color="auto"/>
            <w:bottom w:val="none" w:sz="0" w:space="0" w:color="auto"/>
            <w:right w:val="none" w:sz="0" w:space="0" w:color="auto"/>
          </w:divBdr>
          <w:divsChild>
            <w:div w:id="475684018">
              <w:marLeft w:val="0"/>
              <w:marRight w:val="0"/>
              <w:marTop w:val="0"/>
              <w:marBottom w:val="0"/>
              <w:divBdr>
                <w:top w:val="none" w:sz="0" w:space="0" w:color="auto"/>
                <w:left w:val="none" w:sz="0" w:space="0" w:color="auto"/>
                <w:bottom w:val="none" w:sz="0" w:space="0" w:color="auto"/>
                <w:right w:val="none" w:sz="0" w:space="0" w:color="auto"/>
              </w:divBdr>
              <w:divsChild>
                <w:div w:id="16571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6287">
          <w:marLeft w:val="0"/>
          <w:marRight w:val="0"/>
          <w:marTop w:val="0"/>
          <w:marBottom w:val="0"/>
          <w:divBdr>
            <w:top w:val="none" w:sz="0" w:space="0" w:color="auto"/>
            <w:left w:val="none" w:sz="0" w:space="0" w:color="auto"/>
            <w:bottom w:val="none" w:sz="0" w:space="0" w:color="auto"/>
            <w:right w:val="none" w:sz="0" w:space="0" w:color="auto"/>
          </w:divBdr>
          <w:divsChild>
            <w:div w:id="998000533">
              <w:marLeft w:val="0"/>
              <w:marRight w:val="0"/>
              <w:marTop w:val="0"/>
              <w:marBottom w:val="0"/>
              <w:divBdr>
                <w:top w:val="none" w:sz="0" w:space="0" w:color="auto"/>
                <w:left w:val="none" w:sz="0" w:space="0" w:color="auto"/>
                <w:bottom w:val="none" w:sz="0" w:space="0" w:color="auto"/>
                <w:right w:val="none" w:sz="0" w:space="0" w:color="auto"/>
              </w:divBdr>
              <w:divsChild>
                <w:div w:id="7797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6737">
          <w:marLeft w:val="0"/>
          <w:marRight w:val="0"/>
          <w:marTop w:val="0"/>
          <w:marBottom w:val="0"/>
          <w:divBdr>
            <w:top w:val="none" w:sz="0" w:space="0" w:color="auto"/>
            <w:left w:val="none" w:sz="0" w:space="0" w:color="auto"/>
            <w:bottom w:val="none" w:sz="0" w:space="0" w:color="auto"/>
            <w:right w:val="none" w:sz="0" w:space="0" w:color="auto"/>
          </w:divBdr>
          <w:divsChild>
            <w:div w:id="305553499">
              <w:marLeft w:val="0"/>
              <w:marRight w:val="0"/>
              <w:marTop w:val="0"/>
              <w:marBottom w:val="0"/>
              <w:divBdr>
                <w:top w:val="none" w:sz="0" w:space="0" w:color="auto"/>
                <w:left w:val="none" w:sz="0" w:space="0" w:color="auto"/>
                <w:bottom w:val="none" w:sz="0" w:space="0" w:color="auto"/>
                <w:right w:val="none" w:sz="0" w:space="0" w:color="auto"/>
              </w:divBdr>
              <w:divsChild>
                <w:div w:id="14574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0291">
          <w:marLeft w:val="0"/>
          <w:marRight w:val="0"/>
          <w:marTop w:val="0"/>
          <w:marBottom w:val="0"/>
          <w:divBdr>
            <w:top w:val="none" w:sz="0" w:space="0" w:color="auto"/>
            <w:left w:val="none" w:sz="0" w:space="0" w:color="auto"/>
            <w:bottom w:val="none" w:sz="0" w:space="0" w:color="auto"/>
            <w:right w:val="none" w:sz="0" w:space="0" w:color="auto"/>
          </w:divBdr>
          <w:divsChild>
            <w:div w:id="1427535668">
              <w:marLeft w:val="0"/>
              <w:marRight w:val="0"/>
              <w:marTop w:val="0"/>
              <w:marBottom w:val="0"/>
              <w:divBdr>
                <w:top w:val="none" w:sz="0" w:space="0" w:color="auto"/>
                <w:left w:val="none" w:sz="0" w:space="0" w:color="auto"/>
                <w:bottom w:val="none" w:sz="0" w:space="0" w:color="auto"/>
                <w:right w:val="none" w:sz="0" w:space="0" w:color="auto"/>
              </w:divBdr>
              <w:divsChild>
                <w:div w:id="13737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7039">
          <w:marLeft w:val="0"/>
          <w:marRight w:val="0"/>
          <w:marTop w:val="0"/>
          <w:marBottom w:val="0"/>
          <w:divBdr>
            <w:top w:val="none" w:sz="0" w:space="0" w:color="auto"/>
            <w:left w:val="none" w:sz="0" w:space="0" w:color="auto"/>
            <w:bottom w:val="none" w:sz="0" w:space="0" w:color="auto"/>
            <w:right w:val="none" w:sz="0" w:space="0" w:color="auto"/>
          </w:divBdr>
          <w:divsChild>
            <w:div w:id="426193594">
              <w:marLeft w:val="0"/>
              <w:marRight w:val="0"/>
              <w:marTop w:val="0"/>
              <w:marBottom w:val="0"/>
              <w:divBdr>
                <w:top w:val="none" w:sz="0" w:space="0" w:color="auto"/>
                <w:left w:val="none" w:sz="0" w:space="0" w:color="auto"/>
                <w:bottom w:val="none" w:sz="0" w:space="0" w:color="auto"/>
                <w:right w:val="none" w:sz="0" w:space="0" w:color="auto"/>
              </w:divBdr>
              <w:divsChild>
                <w:div w:id="9029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92393">
          <w:marLeft w:val="0"/>
          <w:marRight w:val="0"/>
          <w:marTop w:val="0"/>
          <w:marBottom w:val="0"/>
          <w:divBdr>
            <w:top w:val="none" w:sz="0" w:space="0" w:color="auto"/>
            <w:left w:val="none" w:sz="0" w:space="0" w:color="auto"/>
            <w:bottom w:val="none" w:sz="0" w:space="0" w:color="auto"/>
            <w:right w:val="none" w:sz="0" w:space="0" w:color="auto"/>
          </w:divBdr>
          <w:divsChild>
            <w:div w:id="1091314321">
              <w:marLeft w:val="0"/>
              <w:marRight w:val="0"/>
              <w:marTop w:val="0"/>
              <w:marBottom w:val="0"/>
              <w:divBdr>
                <w:top w:val="none" w:sz="0" w:space="0" w:color="auto"/>
                <w:left w:val="none" w:sz="0" w:space="0" w:color="auto"/>
                <w:bottom w:val="none" w:sz="0" w:space="0" w:color="auto"/>
                <w:right w:val="none" w:sz="0" w:space="0" w:color="auto"/>
              </w:divBdr>
              <w:divsChild>
                <w:div w:id="15425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1430">
          <w:marLeft w:val="0"/>
          <w:marRight w:val="0"/>
          <w:marTop w:val="0"/>
          <w:marBottom w:val="0"/>
          <w:divBdr>
            <w:top w:val="none" w:sz="0" w:space="0" w:color="auto"/>
            <w:left w:val="none" w:sz="0" w:space="0" w:color="auto"/>
            <w:bottom w:val="none" w:sz="0" w:space="0" w:color="auto"/>
            <w:right w:val="none" w:sz="0" w:space="0" w:color="auto"/>
          </w:divBdr>
          <w:divsChild>
            <w:div w:id="277758435">
              <w:marLeft w:val="0"/>
              <w:marRight w:val="0"/>
              <w:marTop w:val="0"/>
              <w:marBottom w:val="0"/>
              <w:divBdr>
                <w:top w:val="none" w:sz="0" w:space="0" w:color="auto"/>
                <w:left w:val="none" w:sz="0" w:space="0" w:color="auto"/>
                <w:bottom w:val="none" w:sz="0" w:space="0" w:color="auto"/>
                <w:right w:val="none" w:sz="0" w:space="0" w:color="auto"/>
              </w:divBdr>
              <w:divsChild>
                <w:div w:id="14362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2400">
          <w:marLeft w:val="0"/>
          <w:marRight w:val="0"/>
          <w:marTop w:val="0"/>
          <w:marBottom w:val="0"/>
          <w:divBdr>
            <w:top w:val="none" w:sz="0" w:space="0" w:color="auto"/>
            <w:left w:val="none" w:sz="0" w:space="0" w:color="auto"/>
            <w:bottom w:val="none" w:sz="0" w:space="0" w:color="auto"/>
            <w:right w:val="none" w:sz="0" w:space="0" w:color="auto"/>
          </w:divBdr>
          <w:divsChild>
            <w:div w:id="1081567067">
              <w:marLeft w:val="0"/>
              <w:marRight w:val="0"/>
              <w:marTop w:val="0"/>
              <w:marBottom w:val="0"/>
              <w:divBdr>
                <w:top w:val="none" w:sz="0" w:space="0" w:color="auto"/>
                <w:left w:val="none" w:sz="0" w:space="0" w:color="auto"/>
                <w:bottom w:val="none" w:sz="0" w:space="0" w:color="auto"/>
                <w:right w:val="none" w:sz="0" w:space="0" w:color="auto"/>
              </w:divBdr>
              <w:divsChild>
                <w:div w:id="32685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4162">
          <w:marLeft w:val="0"/>
          <w:marRight w:val="0"/>
          <w:marTop w:val="0"/>
          <w:marBottom w:val="0"/>
          <w:divBdr>
            <w:top w:val="none" w:sz="0" w:space="0" w:color="auto"/>
            <w:left w:val="none" w:sz="0" w:space="0" w:color="auto"/>
            <w:bottom w:val="none" w:sz="0" w:space="0" w:color="auto"/>
            <w:right w:val="none" w:sz="0" w:space="0" w:color="auto"/>
          </w:divBdr>
          <w:divsChild>
            <w:div w:id="1199046987">
              <w:marLeft w:val="0"/>
              <w:marRight w:val="0"/>
              <w:marTop w:val="0"/>
              <w:marBottom w:val="0"/>
              <w:divBdr>
                <w:top w:val="none" w:sz="0" w:space="0" w:color="auto"/>
                <w:left w:val="none" w:sz="0" w:space="0" w:color="auto"/>
                <w:bottom w:val="none" w:sz="0" w:space="0" w:color="auto"/>
                <w:right w:val="none" w:sz="0" w:space="0" w:color="auto"/>
              </w:divBdr>
              <w:divsChild>
                <w:div w:id="3787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8485">
          <w:marLeft w:val="0"/>
          <w:marRight w:val="0"/>
          <w:marTop w:val="0"/>
          <w:marBottom w:val="0"/>
          <w:divBdr>
            <w:top w:val="none" w:sz="0" w:space="0" w:color="auto"/>
            <w:left w:val="none" w:sz="0" w:space="0" w:color="auto"/>
            <w:bottom w:val="none" w:sz="0" w:space="0" w:color="auto"/>
            <w:right w:val="none" w:sz="0" w:space="0" w:color="auto"/>
          </w:divBdr>
          <w:divsChild>
            <w:div w:id="323165464">
              <w:marLeft w:val="0"/>
              <w:marRight w:val="0"/>
              <w:marTop w:val="0"/>
              <w:marBottom w:val="0"/>
              <w:divBdr>
                <w:top w:val="none" w:sz="0" w:space="0" w:color="auto"/>
                <w:left w:val="none" w:sz="0" w:space="0" w:color="auto"/>
                <w:bottom w:val="none" w:sz="0" w:space="0" w:color="auto"/>
                <w:right w:val="none" w:sz="0" w:space="0" w:color="auto"/>
              </w:divBdr>
              <w:divsChild>
                <w:div w:id="10779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5135">
          <w:marLeft w:val="0"/>
          <w:marRight w:val="0"/>
          <w:marTop w:val="0"/>
          <w:marBottom w:val="0"/>
          <w:divBdr>
            <w:top w:val="none" w:sz="0" w:space="0" w:color="auto"/>
            <w:left w:val="none" w:sz="0" w:space="0" w:color="auto"/>
            <w:bottom w:val="none" w:sz="0" w:space="0" w:color="auto"/>
            <w:right w:val="none" w:sz="0" w:space="0" w:color="auto"/>
          </w:divBdr>
          <w:divsChild>
            <w:div w:id="1536576368">
              <w:marLeft w:val="0"/>
              <w:marRight w:val="0"/>
              <w:marTop w:val="0"/>
              <w:marBottom w:val="0"/>
              <w:divBdr>
                <w:top w:val="none" w:sz="0" w:space="0" w:color="auto"/>
                <w:left w:val="none" w:sz="0" w:space="0" w:color="auto"/>
                <w:bottom w:val="none" w:sz="0" w:space="0" w:color="auto"/>
                <w:right w:val="none" w:sz="0" w:space="0" w:color="auto"/>
              </w:divBdr>
              <w:divsChild>
                <w:div w:id="42095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9800">
          <w:marLeft w:val="0"/>
          <w:marRight w:val="0"/>
          <w:marTop w:val="0"/>
          <w:marBottom w:val="0"/>
          <w:divBdr>
            <w:top w:val="none" w:sz="0" w:space="0" w:color="auto"/>
            <w:left w:val="none" w:sz="0" w:space="0" w:color="auto"/>
            <w:bottom w:val="none" w:sz="0" w:space="0" w:color="auto"/>
            <w:right w:val="none" w:sz="0" w:space="0" w:color="auto"/>
          </w:divBdr>
          <w:divsChild>
            <w:div w:id="1544515506">
              <w:marLeft w:val="0"/>
              <w:marRight w:val="0"/>
              <w:marTop w:val="0"/>
              <w:marBottom w:val="0"/>
              <w:divBdr>
                <w:top w:val="none" w:sz="0" w:space="0" w:color="auto"/>
                <w:left w:val="none" w:sz="0" w:space="0" w:color="auto"/>
                <w:bottom w:val="none" w:sz="0" w:space="0" w:color="auto"/>
                <w:right w:val="none" w:sz="0" w:space="0" w:color="auto"/>
              </w:divBdr>
              <w:divsChild>
                <w:div w:id="14164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9843">
          <w:marLeft w:val="0"/>
          <w:marRight w:val="0"/>
          <w:marTop w:val="0"/>
          <w:marBottom w:val="0"/>
          <w:divBdr>
            <w:top w:val="none" w:sz="0" w:space="0" w:color="auto"/>
            <w:left w:val="none" w:sz="0" w:space="0" w:color="auto"/>
            <w:bottom w:val="none" w:sz="0" w:space="0" w:color="auto"/>
            <w:right w:val="none" w:sz="0" w:space="0" w:color="auto"/>
          </w:divBdr>
          <w:divsChild>
            <w:div w:id="1227565280">
              <w:marLeft w:val="0"/>
              <w:marRight w:val="0"/>
              <w:marTop w:val="0"/>
              <w:marBottom w:val="0"/>
              <w:divBdr>
                <w:top w:val="none" w:sz="0" w:space="0" w:color="auto"/>
                <w:left w:val="none" w:sz="0" w:space="0" w:color="auto"/>
                <w:bottom w:val="none" w:sz="0" w:space="0" w:color="auto"/>
                <w:right w:val="none" w:sz="0" w:space="0" w:color="auto"/>
              </w:divBdr>
              <w:divsChild>
                <w:div w:id="17744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151">
          <w:marLeft w:val="0"/>
          <w:marRight w:val="0"/>
          <w:marTop w:val="0"/>
          <w:marBottom w:val="0"/>
          <w:divBdr>
            <w:top w:val="none" w:sz="0" w:space="0" w:color="auto"/>
            <w:left w:val="none" w:sz="0" w:space="0" w:color="auto"/>
            <w:bottom w:val="none" w:sz="0" w:space="0" w:color="auto"/>
            <w:right w:val="none" w:sz="0" w:space="0" w:color="auto"/>
          </w:divBdr>
          <w:divsChild>
            <w:div w:id="1303803907">
              <w:marLeft w:val="0"/>
              <w:marRight w:val="0"/>
              <w:marTop w:val="0"/>
              <w:marBottom w:val="0"/>
              <w:divBdr>
                <w:top w:val="none" w:sz="0" w:space="0" w:color="auto"/>
                <w:left w:val="none" w:sz="0" w:space="0" w:color="auto"/>
                <w:bottom w:val="none" w:sz="0" w:space="0" w:color="auto"/>
                <w:right w:val="none" w:sz="0" w:space="0" w:color="auto"/>
              </w:divBdr>
              <w:divsChild>
                <w:div w:id="4027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6209">
          <w:marLeft w:val="0"/>
          <w:marRight w:val="0"/>
          <w:marTop w:val="0"/>
          <w:marBottom w:val="0"/>
          <w:divBdr>
            <w:top w:val="none" w:sz="0" w:space="0" w:color="auto"/>
            <w:left w:val="none" w:sz="0" w:space="0" w:color="auto"/>
            <w:bottom w:val="none" w:sz="0" w:space="0" w:color="auto"/>
            <w:right w:val="none" w:sz="0" w:space="0" w:color="auto"/>
          </w:divBdr>
          <w:divsChild>
            <w:div w:id="426586240">
              <w:marLeft w:val="0"/>
              <w:marRight w:val="0"/>
              <w:marTop w:val="0"/>
              <w:marBottom w:val="0"/>
              <w:divBdr>
                <w:top w:val="none" w:sz="0" w:space="0" w:color="auto"/>
                <w:left w:val="none" w:sz="0" w:space="0" w:color="auto"/>
                <w:bottom w:val="none" w:sz="0" w:space="0" w:color="auto"/>
                <w:right w:val="none" w:sz="0" w:space="0" w:color="auto"/>
              </w:divBdr>
              <w:divsChild>
                <w:div w:id="451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33250">
          <w:marLeft w:val="0"/>
          <w:marRight w:val="0"/>
          <w:marTop w:val="0"/>
          <w:marBottom w:val="0"/>
          <w:divBdr>
            <w:top w:val="none" w:sz="0" w:space="0" w:color="auto"/>
            <w:left w:val="none" w:sz="0" w:space="0" w:color="auto"/>
            <w:bottom w:val="none" w:sz="0" w:space="0" w:color="auto"/>
            <w:right w:val="none" w:sz="0" w:space="0" w:color="auto"/>
          </w:divBdr>
          <w:divsChild>
            <w:div w:id="1287271285">
              <w:marLeft w:val="0"/>
              <w:marRight w:val="0"/>
              <w:marTop w:val="0"/>
              <w:marBottom w:val="0"/>
              <w:divBdr>
                <w:top w:val="none" w:sz="0" w:space="0" w:color="auto"/>
                <w:left w:val="none" w:sz="0" w:space="0" w:color="auto"/>
                <w:bottom w:val="none" w:sz="0" w:space="0" w:color="auto"/>
                <w:right w:val="none" w:sz="0" w:space="0" w:color="auto"/>
              </w:divBdr>
              <w:divsChild>
                <w:div w:id="8111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4653">
          <w:marLeft w:val="0"/>
          <w:marRight w:val="0"/>
          <w:marTop w:val="0"/>
          <w:marBottom w:val="0"/>
          <w:divBdr>
            <w:top w:val="none" w:sz="0" w:space="0" w:color="auto"/>
            <w:left w:val="none" w:sz="0" w:space="0" w:color="auto"/>
            <w:bottom w:val="none" w:sz="0" w:space="0" w:color="auto"/>
            <w:right w:val="none" w:sz="0" w:space="0" w:color="auto"/>
          </w:divBdr>
          <w:divsChild>
            <w:div w:id="1180466947">
              <w:marLeft w:val="0"/>
              <w:marRight w:val="0"/>
              <w:marTop w:val="0"/>
              <w:marBottom w:val="0"/>
              <w:divBdr>
                <w:top w:val="none" w:sz="0" w:space="0" w:color="auto"/>
                <w:left w:val="none" w:sz="0" w:space="0" w:color="auto"/>
                <w:bottom w:val="none" w:sz="0" w:space="0" w:color="auto"/>
                <w:right w:val="none" w:sz="0" w:space="0" w:color="auto"/>
              </w:divBdr>
              <w:divsChild>
                <w:div w:id="953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4525">
          <w:marLeft w:val="0"/>
          <w:marRight w:val="0"/>
          <w:marTop w:val="0"/>
          <w:marBottom w:val="0"/>
          <w:divBdr>
            <w:top w:val="none" w:sz="0" w:space="0" w:color="auto"/>
            <w:left w:val="none" w:sz="0" w:space="0" w:color="auto"/>
            <w:bottom w:val="none" w:sz="0" w:space="0" w:color="auto"/>
            <w:right w:val="none" w:sz="0" w:space="0" w:color="auto"/>
          </w:divBdr>
          <w:divsChild>
            <w:div w:id="192229641">
              <w:marLeft w:val="0"/>
              <w:marRight w:val="0"/>
              <w:marTop w:val="0"/>
              <w:marBottom w:val="0"/>
              <w:divBdr>
                <w:top w:val="none" w:sz="0" w:space="0" w:color="auto"/>
                <w:left w:val="none" w:sz="0" w:space="0" w:color="auto"/>
                <w:bottom w:val="none" w:sz="0" w:space="0" w:color="auto"/>
                <w:right w:val="none" w:sz="0" w:space="0" w:color="auto"/>
              </w:divBdr>
              <w:divsChild>
                <w:div w:id="8349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09921">
          <w:marLeft w:val="0"/>
          <w:marRight w:val="0"/>
          <w:marTop w:val="0"/>
          <w:marBottom w:val="0"/>
          <w:divBdr>
            <w:top w:val="none" w:sz="0" w:space="0" w:color="auto"/>
            <w:left w:val="none" w:sz="0" w:space="0" w:color="auto"/>
            <w:bottom w:val="none" w:sz="0" w:space="0" w:color="auto"/>
            <w:right w:val="none" w:sz="0" w:space="0" w:color="auto"/>
          </w:divBdr>
          <w:divsChild>
            <w:div w:id="1195918966">
              <w:marLeft w:val="0"/>
              <w:marRight w:val="0"/>
              <w:marTop w:val="0"/>
              <w:marBottom w:val="0"/>
              <w:divBdr>
                <w:top w:val="none" w:sz="0" w:space="0" w:color="auto"/>
                <w:left w:val="none" w:sz="0" w:space="0" w:color="auto"/>
                <w:bottom w:val="none" w:sz="0" w:space="0" w:color="auto"/>
                <w:right w:val="none" w:sz="0" w:space="0" w:color="auto"/>
              </w:divBdr>
              <w:divsChild>
                <w:div w:id="19684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04739">
          <w:marLeft w:val="0"/>
          <w:marRight w:val="0"/>
          <w:marTop w:val="0"/>
          <w:marBottom w:val="0"/>
          <w:divBdr>
            <w:top w:val="none" w:sz="0" w:space="0" w:color="auto"/>
            <w:left w:val="none" w:sz="0" w:space="0" w:color="auto"/>
            <w:bottom w:val="none" w:sz="0" w:space="0" w:color="auto"/>
            <w:right w:val="none" w:sz="0" w:space="0" w:color="auto"/>
          </w:divBdr>
          <w:divsChild>
            <w:div w:id="1682857105">
              <w:marLeft w:val="0"/>
              <w:marRight w:val="0"/>
              <w:marTop w:val="0"/>
              <w:marBottom w:val="0"/>
              <w:divBdr>
                <w:top w:val="none" w:sz="0" w:space="0" w:color="auto"/>
                <w:left w:val="none" w:sz="0" w:space="0" w:color="auto"/>
                <w:bottom w:val="none" w:sz="0" w:space="0" w:color="auto"/>
                <w:right w:val="none" w:sz="0" w:space="0" w:color="auto"/>
              </w:divBdr>
              <w:divsChild>
                <w:div w:id="14165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6121">
          <w:marLeft w:val="0"/>
          <w:marRight w:val="0"/>
          <w:marTop w:val="0"/>
          <w:marBottom w:val="0"/>
          <w:divBdr>
            <w:top w:val="none" w:sz="0" w:space="0" w:color="auto"/>
            <w:left w:val="none" w:sz="0" w:space="0" w:color="auto"/>
            <w:bottom w:val="none" w:sz="0" w:space="0" w:color="auto"/>
            <w:right w:val="none" w:sz="0" w:space="0" w:color="auto"/>
          </w:divBdr>
          <w:divsChild>
            <w:div w:id="2136483351">
              <w:marLeft w:val="0"/>
              <w:marRight w:val="0"/>
              <w:marTop w:val="0"/>
              <w:marBottom w:val="0"/>
              <w:divBdr>
                <w:top w:val="none" w:sz="0" w:space="0" w:color="auto"/>
                <w:left w:val="none" w:sz="0" w:space="0" w:color="auto"/>
                <w:bottom w:val="none" w:sz="0" w:space="0" w:color="auto"/>
                <w:right w:val="none" w:sz="0" w:space="0" w:color="auto"/>
              </w:divBdr>
              <w:divsChild>
                <w:div w:id="20800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6237">
          <w:marLeft w:val="0"/>
          <w:marRight w:val="0"/>
          <w:marTop w:val="0"/>
          <w:marBottom w:val="0"/>
          <w:divBdr>
            <w:top w:val="none" w:sz="0" w:space="0" w:color="auto"/>
            <w:left w:val="none" w:sz="0" w:space="0" w:color="auto"/>
            <w:bottom w:val="none" w:sz="0" w:space="0" w:color="auto"/>
            <w:right w:val="none" w:sz="0" w:space="0" w:color="auto"/>
          </w:divBdr>
          <w:divsChild>
            <w:div w:id="136456700">
              <w:marLeft w:val="0"/>
              <w:marRight w:val="0"/>
              <w:marTop w:val="0"/>
              <w:marBottom w:val="0"/>
              <w:divBdr>
                <w:top w:val="none" w:sz="0" w:space="0" w:color="auto"/>
                <w:left w:val="none" w:sz="0" w:space="0" w:color="auto"/>
                <w:bottom w:val="none" w:sz="0" w:space="0" w:color="auto"/>
                <w:right w:val="none" w:sz="0" w:space="0" w:color="auto"/>
              </w:divBdr>
              <w:divsChild>
                <w:div w:id="7130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9293">
          <w:marLeft w:val="0"/>
          <w:marRight w:val="0"/>
          <w:marTop w:val="0"/>
          <w:marBottom w:val="0"/>
          <w:divBdr>
            <w:top w:val="none" w:sz="0" w:space="0" w:color="auto"/>
            <w:left w:val="none" w:sz="0" w:space="0" w:color="auto"/>
            <w:bottom w:val="none" w:sz="0" w:space="0" w:color="auto"/>
            <w:right w:val="none" w:sz="0" w:space="0" w:color="auto"/>
          </w:divBdr>
          <w:divsChild>
            <w:div w:id="1123309886">
              <w:marLeft w:val="0"/>
              <w:marRight w:val="0"/>
              <w:marTop w:val="0"/>
              <w:marBottom w:val="0"/>
              <w:divBdr>
                <w:top w:val="none" w:sz="0" w:space="0" w:color="auto"/>
                <w:left w:val="none" w:sz="0" w:space="0" w:color="auto"/>
                <w:bottom w:val="none" w:sz="0" w:space="0" w:color="auto"/>
                <w:right w:val="none" w:sz="0" w:space="0" w:color="auto"/>
              </w:divBdr>
              <w:divsChild>
                <w:div w:id="305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7039">
          <w:marLeft w:val="0"/>
          <w:marRight w:val="0"/>
          <w:marTop w:val="0"/>
          <w:marBottom w:val="0"/>
          <w:divBdr>
            <w:top w:val="none" w:sz="0" w:space="0" w:color="auto"/>
            <w:left w:val="none" w:sz="0" w:space="0" w:color="auto"/>
            <w:bottom w:val="none" w:sz="0" w:space="0" w:color="auto"/>
            <w:right w:val="none" w:sz="0" w:space="0" w:color="auto"/>
          </w:divBdr>
          <w:divsChild>
            <w:div w:id="65340598">
              <w:marLeft w:val="0"/>
              <w:marRight w:val="0"/>
              <w:marTop w:val="0"/>
              <w:marBottom w:val="0"/>
              <w:divBdr>
                <w:top w:val="none" w:sz="0" w:space="0" w:color="auto"/>
                <w:left w:val="none" w:sz="0" w:space="0" w:color="auto"/>
                <w:bottom w:val="none" w:sz="0" w:space="0" w:color="auto"/>
                <w:right w:val="none" w:sz="0" w:space="0" w:color="auto"/>
              </w:divBdr>
              <w:divsChild>
                <w:div w:id="18255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0831">
          <w:marLeft w:val="0"/>
          <w:marRight w:val="0"/>
          <w:marTop w:val="0"/>
          <w:marBottom w:val="0"/>
          <w:divBdr>
            <w:top w:val="none" w:sz="0" w:space="0" w:color="auto"/>
            <w:left w:val="none" w:sz="0" w:space="0" w:color="auto"/>
            <w:bottom w:val="none" w:sz="0" w:space="0" w:color="auto"/>
            <w:right w:val="none" w:sz="0" w:space="0" w:color="auto"/>
          </w:divBdr>
          <w:divsChild>
            <w:div w:id="1657220478">
              <w:marLeft w:val="0"/>
              <w:marRight w:val="0"/>
              <w:marTop w:val="0"/>
              <w:marBottom w:val="0"/>
              <w:divBdr>
                <w:top w:val="none" w:sz="0" w:space="0" w:color="auto"/>
                <w:left w:val="none" w:sz="0" w:space="0" w:color="auto"/>
                <w:bottom w:val="none" w:sz="0" w:space="0" w:color="auto"/>
                <w:right w:val="none" w:sz="0" w:space="0" w:color="auto"/>
              </w:divBdr>
              <w:divsChild>
                <w:div w:id="20984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5545">
          <w:marLeft w:val="0"/>
          <w:marRight w:val="0"/>
          <w:marTop w:val="0"/>
          <w:marBottom w:val="0"/>
          <w:divBdr>
            <w:top w:val="none" w:sz="0" w:space="0" w:color="auto"/>
            <w:left w:val="none" w:sz="0" w:space="0" w:color="auto"/>
            <w:bottom w:val="none" w:sz="0" w:space="0" w:color="auto"/>
            <w:right w:val="none" w:sz="0" w:space="0" w:color="auto"/>
          </w:divBdr>
          <w:divsChild>
            <w:div w:id="1147432069">
              <w:marLeft w:val="0"/>
              <w:marRight w:val="0"/>
              <w:marTop w:val="0"/>
              <w:marBottom w:val="0"/>
              <w:divBdr>
                <w:top w:val="none" w:sz="0" w:space="0" w:color="auto"/>
                <w:left w:val="none" w:sz="0" w:space="0" w:color="auto"/>
                <w:bottom w:val="none" w:sz="0" w:space="0" w:color="auto"/>
                <w:right w:val="none" w:sz="0" w:space="0" w:color="auto"/>
              </w:divBdr>
              <w:divsChild>
                <w:div w:id="13072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63761">
          <w:marLeft w:val="0"/>
          <w:marRight w:val="0"/>
          <w:marTop w:val="0"/>
          <w:marBottom w:val="0"/>
          <w:divBdr>
            <w:top w:val="none" w:sz="0" w:space="0" w:color="auto"/>
            <w:left w:val="none" w:sz="0" w:space="0" w:color="auto"/>
            <w:bottom w:val="none" w:sz="0" w:space="0" w:color="auto"/>
            <w:right w:val="none" w:sz="0" w:space="0" w:color="auto"/>
          </w:divBdr>
          <w:divsChild>
            <w:div w:id="1393046473">
              <w:marLeft w:val="0"/>
              <w:marRight w:val="0"/>
              <w:marTop w:val="0"/>
              <w:marBottom w:val="0"/>
              <w:divBdr>
                <w:top w:val="none" w:sz="0" w:space="0" w:color="auto"/>
                <w:left w:val="none" w:sz="0" w:space="0" w:color="auto"/>
                <w:bottom w:val="none" w:sz="0" w:space="0" w:color="auto"/>
                <w:right w:val="none" w:sz="0" w:space="0" w:color="auto"/>
              </w:divBdr>
              <w:divsChild>
                <w:div w:id="5657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0736">
          <w:marLeft w:val="0"/>
          <w:marRight w:val="0"/>
          <w:marTop w:val="0"/>
          <w:marBottom w:val="0"/>
          <w:divBdr>
            <w:top w:val="none" w:sz="0" w:space="0" w:color="auto"/>
            <w:left w:val="none" w:sz="0" w:space="0" w:color="auto"/>
            <w:bottom w:val="none" w:sz="0" w:space="0" w:color="auto"/>
            <w:right w:val="none" w:sz="0" w:space="0" w:color="auto"/>
          </w:divBdr>
          <w:divsChild>
            <w:div w:id="615799052">
              <w:marLeft w:val="0"/>
              <w:marRight w:val="0"/>
              <w:marTop w:val="0"/>
              <w:marBottom w:val="0"/>
              <w:divBdr>
                <w:top w:val="none" w:sz="0" w:space="0" w:color="auto"/>
                <w:left w:val="none" w:sz="0" w:space="0" w:color="auto"/>
                <w:bottom w:val="none" w:sz="0" w:space="0" w:color="auto"/>
                <w:right w:val="none" w:sz="0" w:space="0" w:color="auto"/>
              </w:divBdr>
              <w:divsChild>
                <w:div w:id="82124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4568">
          <w:marLeft w:val="0"/>
          <w:marRight w:val="0"/>
          <w:marTop w:val="0"/>
          <w:marBottom w:val="0"/>
          <w:divBdr>
            <w:top w:val="none" w:sz="0" w:space="0" w:color="auto"/>
            <w:left w:val="none" w:sz="0" w:space="0" w:color="auto"/>
            <w:bottom w:val="none" w:sz="0" w:space="0" w:color="auto"/>
            <w:right w:val="none" w:sz="0" w:space="0" w:color="auto"/>
          </w:divBdr>
          <w:divsChild>
            <w:div w:id="1193153269">
              <w:marLeft w:val="0"/>
              <w:marRight w:val="0"/>
              <w:marTop w:val="0"/>
              <w:marBottom w:val="0"/>
              <w:divBdr>
                <w:top w:val="none" w:sz="0" w:space="0" w:color="auto"/>
                <w:left w:val="none" w:sz="0" w:space="0" w:color="auto"/>
                <w:bottom w:val="none" w:sz="0" w:space="0" w:color="auto"/>
                <w:right w:val="none" w:sz="0" w:space="0" w:color="auto"/>
              </w:divBdr>
              <w:divsChild>
                <w:div w:id="318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7665">
          <w:marLeft w:val="0"/>
          <w:marRight w:val="0"/>
          <w:marTop w:val="0"/>
          <w:marBottom w:val="0"/>
          <w:divBdr>
            <w:top w:val="none" w:sz="0" w:space="0" w:color="auto"/>
            <w:left w:val="none" w:sz="0" w:space="0" w:color="auto"/>
            <w:bottom w:val="none" w:sz="0" w:space="0" w:color="auto"/>
            <w:right w:val="none" w:sz="0" w:space="0" w:color="auto"/>
          </w:divBdr>
          <w:divsChild>
            <w:div w:id="1955864243">
              <w:marLeft w:val="0"/>
              <w:marRight w:val="0"/>
              <w:marTop w:val="0"/>
              <w:marBottom w:val="0"/>
              <w:divBdr>
                <w:top w:val="none" w:sz="0" w:space="0" w:color="auto"/>
                <w:left w:val="none" w:sz="0" w:space="0" w:color="auto"/>
                <w:bottom w:val="none" w:sz="0" w:space="0" w:color="auto"/>
                <w:right w:val="none" w:sz="0" w:space="0" w:color="auto"/>
              </w:divBdr>
              <w:divsChild>
                <w:div w:id="336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8575">
          <w:marLeft w:val="0"/>
          <w:marRight w:val="0"/>
          <w:marTop w:val="0"/>
          <w:marBottom w:val="0"/>
          <w:divBdr>
            <w:top w:val="none" w:sz="0" w:space="0" w:color="auto"/>
            <w:left w:val="none" w:sz="0" w:space="0" w:color="auto"/>
            <w:bottom w:val="none" w:sz="0" w:space="0" w:color="auto"/>
            <w:right w:val="none" w:sz="0" w:space="0" w:color="auto"/>
          </w:divBdr>
          <w:divsChild>
            <w:div w:id="280385581">
              <w:marLeft w:val="0"/>
              <w:marRight w:val="0"/>
              <w:marTop w:val="0"/>
              <w:marBottom w:val="0"/>
              <w:divBdr>
                <w:top w:val="none" w:sz="0" w:space="0" w:color="auto"/>
                <w:left w:val="none" w:sz="0" w:space="0" w:color="auto"/>
                <w:bottom w:val="none" w:sz="0" w:space="0" w:color="auto"/>
                <w:right w:val="none" w:sz="0" w:space="0" w:color="auto"/>
              </w:divBdr>
              <w:divsChild>
                <w:div w:id="20809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3815">
          <w:marLeft w:val="0"/>
          <w:marRight w:val="0"/>
          <w:marTop w:val="0"/>
          <w:marBottom w:val="0"/>
          <w:divBdr>
            <w:top w:val="none" w:sz="0" w:space="0" w:color="auto"/>
            <w:left w:val="none" w:sz="0" w:space="0" w:color="auto"/>
            <w:bottom w:val="none" w:sz="0" w:space="0" w:color="auto"/>
            <w:right w:val="none" w:sz="0" w:space="0" w:color="auto"/>
          </w:divBdr>
          <w:divsChild>
            <w:div w:id="2071490650">
              <w:marLeft w:val="0"/>
              <w:marRight w:val="0"/>
              <w:marTop w:val="0"/>
              <w:marBottom w:val="0"/>
              <w:divBdr>
                <w:top w:val="none" w:sz="0" w:space="0" w:color="auto"/>
                <w:left w:val="none" w:sz="0" w:space="0" w:color="auto"/>
                <w:bottom w:val="none" w:sz="0" w:space="0" w:color="auto"/>
                <w:right w:val="none" w:sz="0" w:space="0" w:color="auto"/>
              </w:divBdr>
              <w:divsChild>
                <w:div w:id="17170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8541">
          <w:marLeft w:val="0"/>
          <w:marRight w:val="0"/>
          <w:marTop w:val="0"/>
          <w:marBottom w:val="0"/>
          <w:divBdr>
            <w:top w:val="none" w:sz="0" w:space="0" w:color="auto"/>
            <w:left w:val="none" w:sz="0" w:space="0" w:color="auto"/>
            <w:bottom w:val="none" w:sz="0" w:space="0" w:color="auto"/>
            <w:right w:val="none" w:sz="0" w:space="0" w:color="auto"/>
          </w:divBdr>
          <w:divsChild>
            <w:div w:id="992215909">
              <w:marLeft w:val="0"/>
              <w:marRight w:val="0"/>
              <w:marTop w:val="0"/>
              <w:marBottom w:val="0"/>
              <w:divBdr>
                <w:top w:val="none" w:sz="0" w:space="0" w:color="auto"/>
                <w:left w:val="none" w:sz="0" w:space="0" w:color="auto"/>
                <w:bottom w:val="none" w:sz="0" w:space="0" w:color="auto"/>
                <w:right w:val="none" w:sz="0" w:space="0" w:color="auto"/>
              </w:divBdr>
              <w:divsChild>
                <w:div w:id="20687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0434">
          <w:marLeft w:val="0"/>
          <w:marRight w:val="0"/>
          <w:marTop w:val="0"/>
          <w:marBottom w:val="0"/>
          <w:divBdr>
            <w:top w:val="none" w:sz="0" w:space="0" w:color="auto"/>
            <w:left w:val="none" w:sz="0" w:space="0" w:color="auto"/>
            <w:bottom w:val="none" w:sz="0" w:space="0" w:color="auto"/>
            <w:right w:val="none" w:sz="0" w:space="0" w:color="auto"/>
          </w:divBdr>
          <w:divsChild>
            <w:div w:id="203687068">
              <w:marLeft w:val="0"/>
              <w:marRight w:val="0"/>
              <w:marTop w:val="0"/>
              <w:marBottom w:val="0"/>
              <w:divBdr>
                <w:top w:val="none" w:sz="0" w:space="0" w:color="auto"/>
                <w:left w:val="none" w:sz="0" w:space="0" w:color="auto"/>
                <w:bottom w:val="none" w:sz="0" w:space="0" w:color="auto"/>
                <w:right w:val="none" w:sz="0" w:space="0" w:color="auto"/>
              </w:divBdr>
              <w:divsChild>
                <w:div w:id="4044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633">
          <w:marLeft w:val="0"/>
          <w:marRight w:val="0"/>
          <w:marTop w:val="0"/>
          <w:marBottom w:val="0"/>
          <w:divBdr>
            <w:top w:val="none" w:sz="0" w:space="0" w:color="auto"/>
            <w:left w:val="none" w:sz="0" w:space="0" w:color="auto"/>
            <w:bottom w:val="none" w:sz="0" w:space="0" w:color="auto"/>
            <w:right w:val="none" w:sz="0" w:space="0" w:color="auto"/>
          </w:divBdr>
          <w:divsChild>
            <w:div w:id="905997869">
              <w:marLeft w:val="0"/>
              <w:marRight w:val="0"/>
              <w:marTop w:val="0"/>
              <w:marBottom w:val="0"/>
              <w:divBdr>
                <w:top w:val="none" w:sz="0" w:space="0" w:color="auto"/>
                <w:left w:val="none" w:sz="0" w:space="0" w:color="auto"/>
                <w:bottom w:val="none" w:sz="0" w:space="0" w:color="auto"/>
                <w:right w:val="none" w:sz="0" w:space="0" w:color="auto"/>
              </w:divBdr>
              <w:divsChild>
                <w:div w:id="3340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8766">
          <w:marLeft w:val="0"/>
          <w:marRight w:val="0"/>
          <w:marTop w:val="0"/>
          <w:marBottom w:val="0"/>
          <w:divBdr>
            <w:top w:val="none" w:sz="0" w:space="0" w:color="auto"/>
            <w:left w:val="none" w:sz="0" w:space="0" w:color="auto"/>
            <w:bottom w:val="none" w:sz="0" w:space="0" w:color="auto"/>
            <w:right w:val="none" w:sz="0" w:space="0" w:color="auto"/>
          </w:divBdr>
          <w:divsChild>
            <w:div w:id="2038000239">
              <w:marLeft w:val="0"/>
              <w:marRight w:val="0"/>
              <w:marTop w:val="0"/>
              <w:marBottom w:val="0"/>
              <w:divBdr>
                <w:top w:val="none" w:sz="0" w:space="0" w:color="auto"/>
                <w:left w:val="none" w:sz="0" w:space="0" w:color="auto"/>
                <w:bottom w:val="none" w:sz="0" w:space="0" w:color="auto"/>
                <w:right w:val="none" w:sz="0" w:space="0" w:color="auto"/>
              </w:divBdr>
              <w:divsChild>
                <w:div w:id="6334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54529">
          <w:marLeft w:val="0"/>
          <w:marRight w:val="0"/>
          <w:marTop w:val="0"/>
          <w:marBottom w:val="0"/>
          <w:divBdr>
            <w:top w:val="none" w:sz="0" w:space="0" w:color="auto"/>
            <w:left w:val="none" w:sz="0" w:space="0" w:color="auto"/>
            <w:bottom w:val="none" w:sz="0" w:space="0" w:color="auto"/>
            <w:right w:val="none" w:sz="0" w:space="0" w:color="auto"/>
          </w:divBdr>
          <w:divsChild>
            <w:div w:id="1703818616">
              <w:marLeft w:val="0"/>
              <w:marRight w:val="0"/>
              <w:marTop w:val="0"/>
              <w:marBottom w:val="0"/>
              <w:divBdr>
                <w:top w:val="none" w:sz="0" w:space="0" w:color="auto"/>
                <w:left w:val="none" w:sz="0" w:space="0" w:color="auto"/>
                <w:bottom w:val="none" w:sz="0" w:space="0" w:color="auto"/>
                <w:right w:val="none" w:sz="0" w:space="0" w:color="auto"/>
              </w:divBdr>
              <w:divsChild>
                <w:div w:id="3530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8504">
          <w:marLeft w:val="0"/>
          <w:marRight w:val="0"/>
          <w:marTop w:val="0"/>
          <w:marBottom w:val="0"/>
          <w:divBdr>
            <w:top w:val="none" w:sz="0" w:space="0" w:color="auto"/>
            <w:left w:val="none" w:sz="0" w:space="0" w:color="auto"/>
            <w:bottom w:val="none" w:sz="0" w:space="0" w:color="auto"/>
            <w:right w:val="none" w:sz="0" w:space="0" w:color="auto"/>
          </w:divBdr>
          <w:divsChild>
            <w:div w:id="1635867059">
              <w:marLeft w:val="0"/>
              <w:marRight w:val="0"/>
              <w:marTop w:val="0"/>
              <w:marBottom w:val="0"/>
              <w:divBdr>
                <w:top w:val="none" w:sz="0" w:space="0" w:color="auto"/>
                <w:left w:val="none" w:sz="0" w:space="0" w:color="auto"/>
                <w:bottom w:val="none" w:sz="0" w:space="0" w:color="auto"/>
                <w:right w:val="none" w:sz="0" w:space="0" w:color="auto"/>
              </w:divBdr>
              <w:divsChild>
                <w:div w:id="11566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9613">
          <w:marLeft w:val="0"/>
          <w:marRight w:val="0"/>
          <w:marTop w:val="0"/>
          <w:marBottom w:val="0"/>
          <w:divBdr>
            <w:top w:val="none" w:sz="0" w:space="0" w:color="auto"/>
            <w:left w:val="none" w:sz="0" w:space="0" w:color="auto"/>
            <w:bottom w:val="none" w:sz="0" w:space="0" w:color="auto"/>
            <w:right w:val="none" w:sz="0" w:space="0" w:color="auto"/>
          </w:divBdr>
          <w:divsChild>
            <w:div w:id="1550340180">
              <w:marLeft w:val="0"/>
              <w:marRight w:val="0"/>
              <w:marTop w:val="0"/>
              <w:marBottom w:val="0"/>
              <w:divBdr>
                <w:top w:val="none" w:sz="0" w:space="0" w:color="auto"/>
                <w:left w:val="none" w:sz="0" w:space="0" w:color="auto"/>
                <w:bottom w:val="none" w:sz="0" w:space="0" w:color="auto"/>
                <w:right w:val="none" w:sz="0" w:space="0" w:color="auto"/>
              </w:divBdr>
              <w:divsChild>
                <w:div w:id="5632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2136">
          <w:marLeft w:val="0"/>
          <w:marRight w:val="0"/>
          <w:marTop w:val="0"/>
          <w:marBottom w:val="0"/>
          <w:divBdr>
            <w:top w:val="none" w:sz="0" w:space="0" w:color="auto"/>
            <w:left w:val="none" w:sz="0" w:space="0" w:color="auto"/>
            <w:bottom w:val="none" w:sz="0" w:space="0" w:color="auto"/>
            <w:right w:val="none" w:sz="0" w:space="0" w:color="auto"/>
          </w:divBdr>
          <w:divsChild>
            <w:div w:id="100955517">
              <w:marLeft w:val="0"/>
              <w:marRight w:val="0"/>
              <w:marTop w:val="0"/>
              <w:marBottom w:val="0"/>
              <w:divBdr>
                <w:top w:val="none" w:sz="0" w:space="0" w:color="auto"/>
                <w:left w:val="none" w:sz="0" w:space="0" w:color="auto"/>
                <w:bottom w:val="none" w:sz="0" w:space="0" w:color="auto"/>
                <w:right w:val="none" w:sz="0" w:space="0" w:color="auto"/>
              </w:divBdr>
              <w:divsChild>
                <w:div w:id="16083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83621">
          <w:marLeft w:val="0"/>
          <w:marRight w:val="0"/>
          <w:marTop w:val="0"/>
          <w:marBottom w:val="0"/>
          <w:divBdr>
            <w:top w:val="none" w:sz="0" w:space="0" w:color="auto"/>
            <w:left w:val="none" w:sz="0" w:space="0" w:color="auto"/>
            <w:bottom w:val="none" w:sz="0" w:space="0" w:color="auto"/>
            <w:right w:val="none" w:sz="0" w:space="0" w:color="auto"/>
          </w:divBdr>
          <w:divsChild>
            <w:div w:id="102960868">
              <w:marLeft w:val="0"/>
              <w:marRight w:val="0"/>
              <w:marTop w:val="0"/>
              <w:marBottom w:val="0"/>
              <w:divBdr>
                <w:top w:val="none" w:sz="0" w:space="0" w:color="auto"/>
                <w:left w:val="none" w:sz="0" w:space="0" w:color="auto"/>
                <w:bottom w:val="none" w:sz="0" w:space="0" w:color="auto"/>
                <w:right w:val="none" w:sz="0" w:space="0" w:color="auto"/>
              </w:divBdr>
              <w:divsChild>
                <w:div w:id="7751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468">
          <w:marLeft w:val="0"/>
          <w:marRight w:val="0"/>
          <w:marTop w:val="0"/>
          <w:marBottom w:val="0"/>
          <w:divBdr>
            <w:top w:val="none" w:sz="0" w:space="0" w:color="auto"/>
            <w:left w:val="none" w:sz="0" w:space="0" w:color="auto"/>
            <w:bottom w:val="none" w:sz="0" w:space="0" w:color="auto"/>
            <w:right w:val="none" w:sz="0" w:space="0" w:color="auto"/>
          </w:divBdr>
          <w:divsChild>
            <w:div w:id="1232274198">
              <w:marLeft w:val="0"/>
              <w:marRight w:val="0"/>
              <w:marTop w:val="0"/>
              <w:marBottom w:val="0"/>
              <w:divBdr>
                <w:top w:val="none" w:sz="0" w:space="0" w:color="auto"/>
                <w:left w:val="none" w:sz="0" w:space="0" w:color="auto"/>
                <w:bottom w:val="none" w:sz="0" w:space="0" w:color="auto"/>
                <w:right w:val="none" w:sz="0" w:space="0" w:color="auto"/>
              </w:divBdr>
              <w:divsChild>
                <w:div w:id="8131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6955">
          <w:marLeft w:val="0"/>
          <w:marRight w:val="0"/>
          <w:marTop w:val="0"/>
          <w:marBottom w:val="0"/>
          <w:divBdr>
            <w:top w:val="none" w:sz="0" w:space="0" w:color="auto"/>
            <w:left w:val="none" w:sz="0" w:space="0" w:color="auto"/>
            <w:bottom w:val="none" w:sz="0" w:space="0" w:color="auto"/>
            <w:right w:val="none" w:sz="0" w:space="0" w:color="auto"/>
          </w:divBdr>
          <w:divsChild>
            <w:div w:id="1130513425">
              <w:marLeft w:val="0"/>
              <w:marRight w:val="0"/>
              <w:marTop w:val="0"/>
              <w:marBottom w:val="0"/>
              <w:divBdr>
                <w:top w:val="none" w:sz="0" w:space="0" w:color="auto"/>
                <w:left w:val="none" w:sz="0" w:space="0" w:color="auto"/>
                <w:bottom w:val="none" w:sz="0" w:space="0" w:color="auto"/>
                <w:right w:val="none" w:sz="0" w:space="0" w:color="auto"/>
              </w:divBdr>
              <w:divsChild>
                <w:div w:id="12358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0143">
          <w:marLeft w:val="0"/>
          <w:marRight w:val="0"/>
          <w:marTop w:val="0"/>
          <w:marBottom w:val="0"/>
          <w:divBdr>
            <w:top w:val="none" w:sz="0" w:space="0" w:color="auto"/>
            <w:left w:val="none" w:sz="0" w:space="0" w:color="auto"/>
            <w:bottom w:val="none" w:sz="0" w:space="0" w:color="auto"/>
            <w:right w:val="none" w:sz="0" w:space="0" w:color="auto"/>
          </w:divBdr>
          <w:divsChild>
            <w:div w:id="968557193">
              <w:marLeft w:val="0"/>
              <w:marRight w:val="0"/>
              <w:marTop w:val="0"/>
              <w:marBottom w:val="0"/>
              <w:divBdr>
                <w:top w:val="none" w:sz="0" w:space="0" w:color="auto"/>
                <w:left w:val="none" w:sz="0" w:space="0" w:color="auto"/>
                <w:bottom w:val="none" w:sz="0" w:space="0" w:color="auto"/>
                <w:right w:val="none" w:sz="0" w:space="0" w:color="auto"/>
              </w:divBdr>
              <w:divsChild>
                <w:div w:id="19411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7889">
          <w:marLeft w:val="0"/>
          <w:marRight w:val="0"/>
          <w:marTop w:val="0"/>
          <w:marBottom w:val="0"/>
          <w:divBdr>
            <w:top w:val="none" w:sz="0" w:space="0" w:color="auto"/>
            <w:left w:val="none" w:sz="0" w:space="0" w:color="auto"/>
            <w:bottom w:val="none" w:sz="0" w:space="0" w:color="auto"/>
            <w:right w:val="none" w:sz="0" w:space="0" w:color="auto"/>
          </w:divBdr>
          <w:divsChild>
            <w:div w:id="11536634">
              <w:marLeft w:val="0"/>
              <w:marRight w:val="0"/>
              <w:marTop w:val="0"/>
              <w:marBottom w:val="0"/>
              <w:divBdr>
                <w:top w:val="none" w:sz="0" w:space="0" w:color="auto"/>
                <w:left w:val="none" w:sz="0" w:space="0" w:color="auto"/>
                <w:bottom w:val="none" w:sz="0" w:space="0" w:color="auto"/>
                <w:right w:val="none" w:sz="0" w:space="0" w:color="auto"/>
              </w:divBdr>
              <w:divsChild>
                <w:div w:id="2527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0630">
          <w:marLeft w:val="0"/>
          <w:marRight w:val="0"/>
          <w:marTop w:val="0"/>
          <w:marBottom w:val="0"/>
          <w:divBdr>
            <w:top w:val="none" w:sz="0" w:space="0" w:color="auto"/>
            <w:left w:val="none" w:sz="0" w:space="0" w:color="auto"/>
            <w:bottom w:val="none" w:sz="0" w:space="0" w:color="auto"/>
            <w:right w:val="none" w:sz="0" w:space="0" w:color="auto"/>
          </w:divBdr>
          <w:divsChild>
            <w:div w:id="754715371">
              <w:marLeft w:val="0"/>
              <w:marRight w:val="0"/>
              <w:marTop w:val="0"/>
              <w:marBottom w:val="0"/>
              <w:divBdr>
                <w:top w:val="none" w:sz="0" w:space="0" w:color="auto"/>
                <w:left w:val="none" w:sz="0" w:space="0" w:color="auto"/>
                <w:bottom w:val="none" w:sz="0" w:space="0" w:color="auto"/>
                <w:right w:val="none" w:sz="0" w:space="0" w:color="auto"/>
              </w:divBdr>
              <w:divsChild>
                <w:div w:id="10871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4568">
          <w:marLeft w:val="0"/>
          <w:marRight w:val="0"/>
          <w:marTop w:val="0"/>
          <w:marBottom w:val="0"/>
          <w:divBdr>
            <w:top w:val="none" w:sz="0" w:space="0" w:color="auto"/>
            <w:left w:val="none" w:sz="0" w:space="0" w:color="auto"/>
            <w:bottom w:val="none" w:sz="0" w:space="0" w:color="auto"/>
            <w:right w:val="none" w:sz="0" w:space="0" w:color="auto"/>
          </w:divBdr>
          <w:divsChild>
            <w:div w:id="687753013">
              <w:marLeft w:val="0"/>
              <w:marRight w:val="0"/>
              <w:marTop w:val="0"/>
              <w:marBottom w:val="0"/>
              <w:divBdr>
                <w:top w:val="none" w:sz="0" w:space="0" w:color="auto"/>
                <w:left w:val="none" w:sz="0" w:space="0" w:color="auto"/>
                <w:bottom w:val="none" w:sz="0" w:space="0" w:color="auto"/>
                <w:right w:val="none" w:sz="0" w:space="0" w:color="auto"/>
              </w:divBdr>
              <w:divsChild>
                <w:div w:id="11439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78663">
          <w:marLeft w:val="0"/>
          <w:marRight w:val="0"/>
          <w:marTop w:val="0"/>
          <w:marBottom w:val="0"/>
          <w:divBdr>
            <w:top w:val="none" w:sz="0" w:space="0" w:color="auto"/>
            <w:left w:val="none" w:sz="0" w:space="0" w:color="auto"/>
            <w:bottom w:val="none" w:sz="0" w:space="0" w:color="auto"/>
            <w:right w:val="none" w:sz="0" w:space="0" w:color="auto"/>
          </w:divBdr>
          <w:divsChild>
            <w:div w:id="882398934">
              <w:marLeft w:val="0"/>
              <w:marRight w:val="0"/>
              <w:marTop w:val="0"/>
              <w:marBottom w:val="0"/>
              <w:divBdr>
                <w:top w:val="none" w:sz="0" w:space="0" w:color="auto"/>
                <w:left w:val="none" w:sz="0" w:space="0" w:color="auto"/>
                <w:bottom w:val="none" w:sz="0" w:space="0" w:color="auto"/>
                <w:right w:val="none" w:sz="0" w:space="0" w:color="auto"/>
              </w:divBdr>
              <w:divsChild>
                <w:div w:id="19206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2425">
          <w:marLeft w:val="0"/>
          <w:marRight w:val="0"/>
          <w:marTop w:val="0"/>
          <w:marBottom w:val="0"/>
          <w:divBdr>
            <w:top w:val="none" w:sz="0" w:space="0" w:color="auto"/>
            <w:left w:val="none" w:sz="0" w:space="0" w:color="auto"/>
            <w:bottom w:val="none" w:sz="0" w:space="0" w:color="auto"/>
            <w:right w:val="none" w:sz="0" w:space="0" w:color="auto"/>
          </w:divBdr>
          <w:divsChild>
            <w:div w:id="2120367381">
              <w:marLeft w:val="0"/>
              <w:marRight w:val="0"/>
              <w:marTop w:val="0"/>
              <w:marBottom w:val="0"/>
              <w:divBdr>
                <w:top w:val="none" w:sz="0" w:space="0" w:color="auto"/>
                <w:left w:val="none" w:sz="0" w:space="0" w:color="auto"/>
                <w:bottom w:val="none" w:sz="0" w:space="0" w:color="auto"/>
                <w:right w:val="none" w:sz="0" w:space="0" w:color="auto"/>
              </w:divBdr>
              <w:divsChild>
                <w:div w:id="20670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0020">
          <w:marLeft w:val="0"/>
          <w:marRight w:val="0"/>
          <w:marTop w:val="0"/>
          <w:marBottom w:val="0"/>
          <w:divBdr>
            <w:top w:val="none" w:sz="0" w:space="0" w:color="auto"/>
            <w:left w:val="none" w:sz="0" w:space="0" w:color="auto"/>
            <w:bottom w:val="none" w:sz="0" w:space="0" w:color="auto"/>
            <w:right w:val="none" w:sz="0" w:space="0" w:color="auto"/>
          </w:divBdr>
          <w:divsChild>
            <w:div w:id="898445812">
              <w:marLeft w:val="0"/>
              <w:marRight w:val="0"/>
              <w:marTop w:val="0"/>
              <w:marBottom w:val="0"/>
              <w:divBdr>
                <w:top w:val="none" w:sz="0" w:space="0" w:color="auto"/>
                <w:left w:val="none" w:sz="0" w:space="0" w:color="auto"/>
                <w:bottom w:val="none" w:sz="0" w:space="0" w:color="auto"/>
                <w:right w:val="none" w:sz="0" w:space="0" w:color="auto"/>
              </w:divBdr>
              <w:divsChild>
                <w:div w:id="13615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1284">
          <w:marLeft w:val="0"/>
          <w:marRight w:val="0"/>
          <w:marTop w:val="0"/>
          <w:marBottom w:val="0"/>
          <w:divBdr>
            <w:top w:val="none" w:sz="0" w:space="0" w:color="auto"/>
            <w:left w:val="none" w:sz="0" w:space="0" w:color="auto"/>
            <w:bottom w:val="none" w:sz="0" w:space="0" w:color="auto"/>
            <w:right w:val="none" w:sz="0" w:space="0" w:color="auto"/>
          </w:divBdr>
          <w:divsChild>
            <w:div w:id="2111898994">
              <w:marLeft w:val="0"/>
              <w:marRight w:val="0"/>
              <w:marTop w:val="0"/>
              <w:marBottom w:val="0"/>
              <w:divBdr>
                <w:top w:val="none" w:sz="0" w:space="0" w:color="auto"/>
                <w:left w:val="none" w:sz="0" w:space="0" w:color="auto"/>
                <w:bottom w:val="none" w:sz="0" w:space="0" w:color="auto"/>
                <w:right w:val="none" w:sz="0" w:space="0" w:color="auto"/>
              </w:divBdr>
              <w:divsChild>
                <w:div w:id="11362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4512">
          <w:marLeft w:val="0"/>
          <w:marRight w:val="0"/>
          <w:marTop w:val="0"/>
          <w:marBottom w:val="0"/>
          <w:divBdr>
            <w:top w:val="none" w:sz="0" w:space="0" w:color="auto"/>
            <w:left w:val="none" w:sz="0" w:space="0" w:color="auto"/>
            <w:bottom w:val="none" w:sz="0" w:space="0" w:color="auto"/>
            <w:right w:val="none" w:sz="0" w:space="0" w:color="auto"/>
          </w:divBdr>
          <w:divsChild>
            <w:div w:id="1041630211">
              <w:marLeft w:val="0"/>
              <w:marRight w:val="0"/>
              <w:marTop w:val="0"/>
              <w:marBottom w:val="0"/>
              <w:divBdr>
                <w:top w:val="none" w:sz="0" w:space="0" w:color="auto"/>
                <w:left w:val="none" w:sz="0" w:space="0" w:color="auto"/>
                <w:bottom w:val="none" w:sz="0" w:space="0" w:color="auto"/>
                <w:right w:val="none" w:sz="0" w:space="0" w:color="auto"/>
              </w:divBdr>
              <w:divsChild>
                <w:div w:id="15635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0822">
          <w:marLeft w:val="0"/>
          <w:marRight w:val="0"/>
          <w:marTop w:val="0"/>
          <w:marBottom w:val="0"/>
          <w:divBdr>
            <w:top w:val="none" w:sz="0" w:space="0" w:color="auto"/>
            <w:left w:val="none" w:sz="0" w:space="0" w:color="auto"/>
            <w:bottom w:val="none" w:sz="0" w:space="0" w:color="auto"/>
            <w:right w:val="none" w:sz="0" w:space="0" w:color="auto"/>
          </w:divBdr>
          <w:divsChild>
            <w:div w:id="741562317">
              <w:marLeft w:val="0"/>
              <w:marRight w:val="0"/>
              <w:marTop w:val="0"/>
              <w:marBottom w:val="0"/>
              <w:divBdr>
                <w:top w:val="none" w:sz="0" w:space="0" w:color="auto"/>
                <w:left w:val="none" w:sz="0" w:space="0" w:color="auto"/>
                <w:bottom w:val="none" w:sz="0" w:space="0" w:color="auto"/>
                <w:right w:val="none" w:sz="0" w:space="0" w:color="auto"/>
              </w:divBdr>
              <w:divsChild>
                <w:div w:id="180565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2270">
          <w:marLeft w:val="0"/>
          <w:marRight w:val="0"/>
          <w:marTop w:val="0"/>
          <w:marBottom w:val="0"/>
          <w:divBdr>
            <w:top w:val="none" w:sz="0" w:space="0" w:color="auto"/>
            <w:left w:val="none" w:sz="0" w:space="0" w:color="auto"/>
            <w:bottom w:val="none" w:sz="0" w:space="0" w:color="auto"/>
            <w:right w:val="none" w:sz="0" w:space="0" w:color="auto"/>
          </w:divBdr>
          <w:divsChild>
            <w:div w:id="658268473">
              <w:marLeft w:val="0"/>
              <w:marRight w:val="0"/>
              <w:marTop w:val="0"/>
              <w:marBottom w:val="0"/>
              <w:divBdr>
                <w:top w:val="none" w:sz="0" w:space="0" w:color="auto"/>
                <w:left w:val="none" w:sz="0" w:space="0" w:color="auto"/>
                <w:bottom w:val="none" w:sz="0" w:space="0" w:color="auto"/>
                <w:right w:val="none" w:sz="0" w:space="0" w:color="auto"/>
              </w:divBdr>
              <w:divsChild>
                <w:div w:id="17485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7451">
          <w:marLeft w:val="0"/>
          <w:marRight w:val="0"/>
          <w:marTop w:val="0"/>
          <w:marBottom w:val="0"/>
          <w:divBdr>
            <w:top w:val="none" w:sz="0" w:space="0" w:color="auto"/>
            <w:left w:val="none" w:sz="0" w:space="0" w:color="auto"/>
            <w:bottom w:val="none" w:sz="0" w:space="0" w:color="auto"/>
            <w:right w:val="none" w:sz="0" w:space="0" w:color="auto"/>
          </w:divBdr>
          <w:divsChild>
            <w:div w:id="1911040549">
              <w:marLeft w:val="0"/>
              <w:marRight w:val="0"/>
              <w:marTop w:val="0"/>
              <w:marBottom w:val="0"/>
              <w:divBdr>
                <w:top w:val="none" w:sz="0" w:space="0" w:color="auto"/>
                <w:left w:val="none" w:sz="0" w:space="0" w:color="auto"/>
                <w:bottom w:val="none" w:sz="0" w:space="0" w:color="auto"/>
                <w:right w:val="none" w:sz="0" w:space="0" w:color="auto"/>
              </w:divBdr>
              <w:divsChild>
                <w:div w:id="749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4018">
          <w:marLeft w:val="0"/>
          <w:marRight w:val="0"/>
          <w:marTop w:val="0"/>
          <w:marBottom w:val="0"/>
          <w:divBdr>
            <w:top w:val="none" w:sz="0" w:space="0" w:color="auto"/>
            <w:left w:val="none" w:sz="0" w:space="0" w:color="auto"/>
            <w:bottom w:val="none" w:sz="0" w:space="0" w:color="auto"/>
            <w:right w:val="none" w:sz="0" w:space="0" w:color="auto"/>
          </w:divBdr>
          <w:divsChild>
            <w:div w:id="1012956071">
              <w:marLeft w:val="0"/>
              <w:marRight w:val="0"/>
              <w:marTop w:val="0"/>
              <w:marBottom w:val="0"/>
              <w:divBdr>
                <w:top w:val="none" w:sz="0" w:space="0" w:color="auto"/>
                <w:left w:val="none" w:sz="0" w:space="0" w:color="auto"/>
                <w:bottom w:val="none" w:sz="0" w:space="0" w:color="auto"/>
                <w:right w:val="none" w:sz="0" w:space="0" w:color="auto"/>
              </w:divBdr>
              <w:divsChild>
                <w:div w:id="12428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0714">
          <w:marLeft w:val="0"/>
          <w:marRight w:val="0"/>
          <w:marTop w:val="0"/>
          <w:marBottom w:val="0"/>
          <w:divBdr>
            <w:top w:val="none" w:sz="0" w:space="0" w:color="auto"/>
            <w:left w:val="none" w:sz="0" w:space="0" w:color="auto"/>
            <w:bottom w:val="none" w:sz="0" w:space="0" w:color="auto"/>
            <w:right w:val="none" w:sz="0" w:space="0" w:color="auto"/>
          </w:divBdr>
          <w:divsChild>
            <w:div w:id="1487698362">
              <w:marLeft w:val="0"/>
              <w:marRight w:val="0"/>
              <w:marTop w:val="0"/>
              <w:marBottom w:val="0"/>
              <w:divBdr>
                <w:top w:val="none" w:sz="0" w:space="0" w:color="auto"/>
                <w:left w:val="none" w:sz="0" w:space="0" w:color="auto"/>
                <w:bottom w:val="none" w:sz="0" w:space="0" w:color="auto"/>
                <w:right w:val="none" w:sz="0" w:space="0" w:color="auto"/>
              </w:divBdr>
              <w:divsChild>
                <w:div w:id="4059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7828">
          <w:marLeft w:val="0"/>
          <w:marRight w:val="0"/>
          <w:marTop w:val="0"/>
          <w:marBottom w:val="0"/>
          <w:divBdr>
            <w:top w:val="none" w:sz="0" w:space="0" w:color="auto"/>
            <w:left w:val="none" w:sz="0" w:space="0" w:color="auto"/>
            <w:bottom w:val="none" w:sz="0" w:space="0" w:color="auto"/>
            <w:right w:val="none" w:sz="0" w:space="0" w:color="auto"/>
          </w:divBdr>
          <w:divsChild>
            <w:div w:id="706756492">
              <w:marLeft w:val="0"/>
              <w:marRight w:val="0"/>
              <w:marTop w:val="0"/>
              <w:marBottom w:val="0"/>
              <w:divBdr>
                <w:top w:val="none" w:sz="0" w:space="0" w:color="auto"/>
                <w:left w:val="none" w:sz="0" w:space="0" w:color="auto"/>
                <w:bottom w:val="none" w:sz="0" w:space="0" w:color="auto"/>
                <w:right w:val="none" w:sz="0" w:space="0" w:color="auto"/>
              </w:divBdr>
              <w:divsChild>
                <w:div w:id="20953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10980">
          <w:marLeft w:val="0"/>
          <w:marRight w:val="0"/>
          <w:marTop w:val="0"/>
          <w:marBottom w:val="0"/>
          <w:divBdr>
            <w:top w:val="none" w:sz="0" w:space="0" w:color="auto"/>
            <w:left w:val="none" w:sz="0" w:space="0" w:color="auto"/>
            <w:bottom w:val="none" w:sz="0" w:space="0" w:color="auto"/>
            <w:right w:val="none" w:sz="0" w:space="0" w:color="auto"/>
          </w:divBdr>
          <w:divsChild>
            <w:div w:id="1740637457">
              <w:marLeft w:val="0"/>
              <w:marRight w:val="0"/>
              <w:marTop w:val="0"/>
              <w:marBottom w:val="0"/>
              <w:divBdr>
                <w:top w:val="none" w:sz="0" w:space="0" w:color="auto"/>
                <w:left w:val="none" w:sz="0" w:space="0" w:color="auto"/>
                <w:bottom w:val="none" w:sz="0" w:space="0" w:color="auto"/>
                <w:right w:val="none" w:sz="0" w:space="0" w:color="auto"/>
              </w:divBdr>
              <w:divsChild>
                <w:div w:id="1587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5092">
          <w:marLeft w:val="0"/>
          <w:marRight w:val="0"/>
          <w:marTop w:val="0"/>
          <w:marBottom w:val="0"/>
          <w:divBdr>
            <w:top w:val="none" w:sz="0" w:space="0" w:color="auto"/>
            <w:left w:val="none" w:sz="0" w:space="0" w:color="auto"/>
            <w:bottom w:val="none" w:sz="0" w:space="0" w:color="auto"/>
            <w:right w:val="none" w:sz="0" w:space="0" w:color="auto"/>
          </w:divBdr>
          <w:divsChild>
            <w:div w:id="7028566">
              <w:marLeft w:val="0"/>
              <w:marRight w:val="0"/>
              <w:marTop w:val="0"/>
              <w:marBottom w:val="0"/>
              <w:divBdr>
                <w:top w:val="none" w:sz="0" w:space="0" w:color="auto"/>
                <w:left w:val="none" w:sz="0" w:space="0" w:color="auto"/>
                <w:bottom w:val="none" w:sz="0" w:space="0" w:color="auto"/>
                <w:right w:val="none" w:sz="0" w:space="0" w:color="auto"/>
              </w:divBdr>
              <w:divsChild>
                <w:div w:id="18575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81414">
          <w:marLeft w:val="0"/>
          <w:marRight w:val="0"/>
          <w:marTop w:val="0"/>
          <w:marBottom w:val="0"/>
          <w:divBdr>
            <w:top w:val="none" w:sz="0" w:space="0" w:color="auto"/>
            <w:left w:val="none" w:sz="0" w:space="0" w:color="auto"/>
            <w:bottom w:val="none" w:sz="0" w:space="0" w:color="auto"/>
            <w:right w:val="none" w:sz="0" w:space="0" w:color="auto"/>
          </w:divBdr>
          <w:divsChild>
            <w:div w:id="339820822">
              <w:marLeft w:val="0"/>
              <w:marRight w:val="0"/>
              <w:marTop w:val="0"/>
              <w:marBottom w:val="0"/>
              <w:divBdr>
                <w:top w:val="none" w:sz="0" w:space="0" w:color="auto"/>
                <w:left w:val="none" w:sz="0" w:space="0" w:color="auto"/>
                <w:bottom w:val="none" w:sz="0" w:space="0" w:color="auto"/>
                <w:right w:val="none" w:sz="0" w:space="0" w:color="auto"/>
              </w:divBdr>
              <w:divsChild>
                <w:div w:id="3064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23608">
          <w:marLeft w:val="0"/>
          <w:marRight w:val="0"/>
          <w:marTop w:val="0"/>
          <w:marBottom w:val="0"/>
          <w:divBdr>
            <w:top w:val="none" w:sz="0" w:space="0" w:color="auto"/>
            <w:left w:val="none" w:sz="0" w:space="0" w:color="auto"/>
            <w:bottom w:val="none" w:sz="0" w:space="0" w:color="auto"/>
            <w:right w:val="none" w:sz="0" w:space="0" w:color="auto"/>
          </w:divBdr>
          <w:divsChild>
            <w:div w:id="569119575">
              <w:marLeft w:val="0"/>
              <w:marRight w:val="0"/>
              <w:marTop w:val="0"/>
              <w:marBottom w:val="0"/>
              <w:divBdr>
                <w:top w:val="none" w:sz="0" w:space="0" w:color="auto"/>
                <w:left w:val="none" w:sz="0" w:space="0" w:color="auto"/>
                <w:bottom w:val="none" w:sz="0" w:space="0" w:color="auto"/>
                <w:right w:val="none" w:sz="0" w:space="0" w:color="auto"/>
              </w:divBdr>
              <w:divsChild>
                <w:div w:id="3318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3695">
          <w:marLeft w:val="0"/>
          <w:marRight w:val="0"/>
          <w:marTop w:val="0"/>
          <w:marBottom w:val="0"/>
          <w:divBdr>
            <w:top w:val="none" w:sz="0" w:space="0" w:color="auto"/>
            <w:left w:val="none" w:sz="0" w:space="0" w:color="auto"/>
            <w:bottom w:val="none" w:sz="0" w:space="0" w:color="auto"/>
            <w:right w:val="none" w:sz="0" w:space="0" w:color="auto"/>
          </w:divBdr>
          <w:divsChild>
            <w:div w:id="1719015425">
              <w:marLeft w:val="0"/>
              <w:marRight w:val="0"/>
              <w:marTop w:val="0"/>
              <w:marBottom w:val="0"/>
              <w:divBdr>
                <w:top w:val="none" w:sz="0" w:space="0" w:color="auto"/>
                <w:left w:val="none" w:sz="0" w:space="0" w:color="auto"/>
                <w:bottom w:val="none" w:sz="0" w:space="0" w:color="auto"/>
                <w:right w:val="none" w:sz="0" w:space="0" w:color="auto"/>
              </w:divBdr>
              <w:divsChild>
                <w:div w:id="202100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4308">
          <w:marLeft w:val="0"/>
          <w:marRight w:val="0"/>
          <w:marTop w:val="0"/>
          <w:marBottom w:val="0"/>
          <w:divBdr>
            <w:top w:val="none" w:sz="0" w:space="0" w:color="auto"/>
            <w:left w:val="none" w:sz="0" w:space="0" w:color="auto"/>
            <w:bottom w:val="none" w:sz="0" w:space="0" w:color="auto"/>
            <w:right w:val="none" w:sz="0" w:space="0" w:color="auto"/>
          </w:divBdr>
          <w:divsChild>
            <w:div w:id="1092051264">
              <w:marLeft w:val="0"/>
              <w:marRight w:val="0"/>
              <w:marTop w:val="0"/>
              <w:marBottom w:val="0"/>
              <w:divBdr>
                <w:top w:val="none" w:sz="0" w:space="0" w:color="auto"/>
                <w:left w:val="none" w:sz="0" w:space="0" w:color="auto"/>
                <w:bottom w:val="none" w:sz="0" w:space="0" w:color="auto"/>
                <w:right w:val="none" w:sz="0" w:space="0" w:color="auto"/>
              </w:divBdr>
              <w:divsChild>
                <w:div w:id="17634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8417">
          <w:marLeft w:val="0"/>
          <w:marRight w:val="0"/>
          <w:marTop w:val="0"/>
          <w:marBottom w:val="0"/>
          <w:divBdr>
            <w:top w:val="none" w:sz="0" w:space="0" w:color="auto"/>
            <w:left w:val="none" w:sz="0" w:space="0" w:color="auto"/>
            <w:bottom w:val="none" w:sz="0" w:space="0" w:color="auto"/>
            <w:right w:val="none" w:sz="0" w:space="0" w:color="auto"/>
          </w:divBdr>
          <w:divsChild>
            <w:div w:id="1626617142">
              <w:marLeft w:val="0"/>
              <w:marRight w:val="0"/>
              <w:marTop w:val="0"/>
              <w:marBottom w:val="0"/>
              <w:divBdr>
                <w:top w:val="none" w:sz="0" w:space="0" w:color="auto"/>
                <w:left w:val="none" w:sz="0" w:space="0" w:color="auto"/>
                <w:bottom w:val="none" w:sz="0" w:space="0" w:color="auto"/>
                <w:right w:val="none" w:sz="0" w:space="0" w:color="auto"/>
              </w:divBdr>
              <w:divsChild>
                <w:div w:id="13087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972">
          <w:marLeft w:val="0"/>
          <w:marRight w:val="0"/>
          <w:marTop w:val="0"/>
          <w:marBottom w:val="0"/>
          <w:divBdr>
            <w:top w:val="none" w:sz="0" w:space="0" w:color="auto"/>
            <w:left w:val="none" w:sz="0" w:space="0" w:color="auto"/>
            <w:bottom w:val="none" w:sz="0" w:space="0" w:color="auto"/>
            <w:right w:val="none" w:sz="0" w:space="0" w:color="auto"/>
          </w:divBdr>
          <w:divsChild>
            <w:div w:id="1327125937">
              <w:marLeft w:val="0"/>
              <w:marRight w:val="0"/>
              <w:marTop w:val="0"/>
              <w:marBottom w:val="0"/>
              <w:divBdr>
                <w:top w:val="none" w:sz="0" w:space="0" w:color="auto"/>
                <w:left w:val="none" w:sz="0" w:space="0" w:color="auto"/>
                <w:bottom w:val="none" w:sz="0" w:space="0" w:color="auto"/>
                <w:right w:val="none" w:sz="0" w:space="0" w:color="auto"/>
              </w:divBdr>
              <w:divsChild>
                <w:div w:id="12196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2229">
          <w:marLeft w:val="0"/>
          <w:marRight w:val="0"/>
          <w:marTop w:val="0"/>
          <w:marBottom w:val="0"/>
          <w:divBdr>
            <w:top w:val="none" w:sz="0" w:space="0" w:color="auto"/>
            <w:left w:val="none" w:sz="0" w:space="0" w:color="auto"/>
            <w:bottom w:val="none" w:sz="0" w:space="0" w:color="auto"/>
            <w:right w:val="none" w:sz="0" w:space="0" w:color="auto"/>
          </w:divBdr>
          <w:divsChild>
            <w:div w:id="150298677">
              <w:marLeft w:val="0"/>
              <w:marRight w:val="0"/>
              <w:marTop w:val="0"/>
              <w:marBottom w:val="0"/>
              <w:divBdr>
                <w:top w:val="none" w:sz="0" w:space="0" w:color="auto"/>
                <w:left w:val="none" w:sz="0" w:space="0" w:color="auto"/>
                <w:bottom w:val="none" w:sz="0" w:space="0" w:color="auto"/>
                <w:right w:val="none" w:sz="0" w:space="0" w:color="auto"/>
              </w:divBdr>
              <w:divsChild>
                <w:div w:id="9624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2357">
          <w:marLeft w:val="0"/>
          <w:marRight w:val="0"/>
          <w:marTop w:val="0"/>
          <w:marBottom w:val="0"/>
          <w:divBdr>
            <w:top w:val="none" w:sz="0" w:space="0" w:color="auto"/>
            <w:left w:val="none" w:sz="0" w:space="0" w:color="auto"/>
            <w:bottom w:val="none" w:sz="0" w:space="0" w:color="auto"/>
            <w:right w:val="none" w:sz="0" w:space="0" w:color="auto"/>
          </w:divBdr>
          <w:divsChild>
            <w:div w:id="2102139092">
              <w:marLeft w:val="0"/>
              <w:marRight w:val="0"/>
              <w:marTop w:val="0"/>
              <w:marBottom w:val="0"/>
              <w:divBdr>
                <w:top w:val="none" w:sz="0" w:space="0" w:color="auto"/>
                <w:left w:val="none" w:sz="0" w:space="0" w:color="auto"/>
                <w:bottom w:val="none" w:sz="0" w:space="0" w:color="auto"/>
                <w:right w:val="none" w:sz="0" w:space="0" w:color="auto"/>
              </w:divBdr>
              <w:divsChild>
                <w:div w:id="7860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3863">
          <w:marLeft w:val="0"/>
          <w:marRight w:val="0"/>
          <w:marTop w:val="0"/>
          <w:marBottom w:val="0"/>
          <w:divBdr>
            <w:top w:val="none" w:sz="0" w:space="0" w:color="auto"/>
            <w:left w:val="none" w:sz="0" w:space="0" w:color="auto"/>
            <w:bottom w:val="none" w:sz="0" w:space="0" w:color="auto"/>
            <w:right w:val="none" w:sz="0" w:space="0" w:color="auto"/>
          </w:divBdr>
          <w:divsChild>
            <w:div w:id="1838762893">
              <w:marLeft w:val="0"/>
              <w:marRight w:val="0"/>
              <w:marTop w:val="0"/>
              <w:marBottom w:val="0"/>
              <w:divBdr>
                <w:top w:val="none" w:sz="0" w:space="0" w:color="auto"/>
                <w:left w:val="none" w:sz="0" w:space="0" w:color="auto"/>
                <w:bottom w:val="none" w:sz="0" w:space="0" w:color="auto"/>
                <w:right w:val="none" w:sz="0" w:space="0" w:color="auto"/>
              </w:divBdr>
              <w:divsChild>
                <w:div w:id="5794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3564">
          <w:marLeft w:val="0"/>
          <w:marRight w:val="0"/>
          <w:marTop w:val="0"/>
          <w:marBottom w:val="0"/>
          <w:divBdr>
            <w:top w:val="none" w:sz="0" w:space="0" w:color="auto"/>
            <w:left w:val="none" w:sz="0" w:space="0" w:color="auto"/>
            <w:bottom w:val="none" w:sz="0" w:space="0" w:color="auto"/>
            <w:right w:val="none" w:sz="0" w:space="0" w:color="auto"/>
          </w:divBdr>
          <w:divsChild>
            <w:div w:id="1962688883">
              <w:marLeft w:val="0"/>
              <w:marRight w:val="0"/>
              <w:marTop w:val="0"/>
              <w:marBottom w:val="0"/>
              <w:divBdr>
                <w:top w:val="none" w:sz="0" w:space="0" w:color="auto"/>
                <w:left w:val="none" w:sz="0" w:space="0" w:color="auto"/>
                <w:bottom w:val="none" w:sz="0" w:space="0" w:color="auto"/>
                <w:right w:val="none" w:sz="0" w:space="0" w:color="auto"/>
              </w:divBdr>
              <w:divsChild>
                <w:div w:id="3649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7211">
          <w:marLeft w:val="0"/>
          <w:marRight w:val="0"/>
          <w:marTop w:val="0"/>
          <w:marBottom w:val="0"/>
          <w:divBdr>
            <w:top w:val="none" w:sz="0" w:space="0" w:color="auto"/>
            <w:left w:val="none" w:sz="0" w:space="0" w:color="auto"/>
            <w:bottom w:val="none" w:sz="0" w:space="0" w:color="auto"/>
            <w:right w:val="none" w:sz="0" w:space="0" w:color="auto"/>
          </w:divBdr>
          <w:divsChild>
            <w:div w:id="750348092">
              <w:marLeft w:val="0"/>
              <w:marRight w:val="0"/>
              <w:marTop w:val="0"/>
              <w:marBottom w:val="0"/>
              <w:divBdr>
                <w:top w:val="none" w:sz="0" w:space="0" w:color="auto"/>
                <w:left w:val="none" w:sz="0" w:space="0" w:color="auto"/>
                <w:bottom w:val="none" w:sz="0" w:space="0" w:color="auto"/>
                <w:right w:val="none" w:sz="0" w:space="0" w:color="auto"/>
              </w:divBdr>
              <w:divsChild>
                <w:div w:id="7311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3996">
          <w:marLeft w:val="0"/>
          <w:marRight w:val="0"/>
          <w:marTop w:val="0"/>
          <w:marBottom w:val="0"/>
          <w:divBdr>
            <w:top w:val="none" w:sz="0" w:space="0" w:color="auto"/>
            <w:left w:val="none" w:sz="0" w:space="0" w:color="auto"/>
            <w:bottom w:val="none" w:sz="0" w:space="0" w:color="auto"/>
            <w:right w:val="none" w:sz="0" w:space="0" w:color="auto"/>
          </w:divBdr>
          <w:divsChild>
            <w:div w:id="1946300613">
              <w:marLeft w:val="0"/>
              <w:marRight w:val="0"/>
              <w:marTop w:val="0"/>
              <w:marBottom w:val="0"/>
              <w:divBdr>
                <w:top w:val="none" w:sz="0" w:space="0" w:color="auto"/>
                <w:left w:val="none" w:sz="0" w:space="0" w:color="auto"/>
                <w:bottom w:val="none" w:sz="0" w:space="0" w:color="auto"/>
                <w:right w:val="none" w:sz="0" w:space="0" w:color="auto"/>
              </w:divBdr>
              <w:divsChild>
                <w:div w:id="14406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4362">
      <w:bodyDiv w:val="1"/>
      <w:marLeft w:val="0"/>
      <w:marRight w:val="0"/>
      <w:marTop w:val="0"/>
      <w:marBottom w:val="0"/>
      <w:divBdr>
        <w:top w:val="none" w:sz="0" w:space="0" w:color="auto"/>
        <w:left w:val="none" w:sz="0" w:space="0" w:color="auto"/>
        <w:bottom w:val="none" w:sz="0" w:space="0" w:color="auto"/>
        <w:right w:val="none" w:sz="0" w:space="0" w:color="auto"/>
      </w:divBdr>
      <w:divsChild>
        <w:div w:id="43869769">
          <w:marLeft w:val="0"/>
          <w:marRight w:val="0"/>
          <w:marTop w:val="0"/>
          <w:marBottom w:val="0"/>
          <w:divBdr>
            <w:top w:val="none" w:sz="0" w:space="0" w:color="auto"/>
            <w:left w:val="none" w:sz="0" w:space="0" w:color="auto"/>
            <w:bottom w:val="none" w:sz="0" w:space="0" w:color="auto"/>
            <w:right w:val="none" w:sz="0" w:space="0" w:color="auto"/>
          </w:divBdr>
          <w:divsChild>
            <w:div w:id="16926548">
              <w:marLeft w:val="0"/>
              <w:marRight w:val="0"/>
              <w:marTop w:val="0"/>
              <w:marBottom w:val="0"/>
              <w:divBdr>
                <w:top w:val="none" w:sz="0" w:space="0" w:color="auto"/>
                <w:left w:val="none" w:sz="0" w:space="0" w:color="auto"/>
                <w:bottom w:val="none" w:sz="0" w:space="0" w:color="auto"/>
                <w:right w:val="none" w:sz="0" w:space="0" w:color="auto"/>
              </w:divBdr>
              <w:divsChild>
                <w:div w:id="209077309">
                  <w:marLeft w:val="0"/>
                  <w:marRight w:val="0"/>
                  <w:marTop w:val="0"/>
                  <w:marBottom w:val="0"/>
                  <w:divBdr>
                    <w:top w:val="none" w:sz="0" w:space="0" w:color="auto"/>
                    <w:left w:val="none" w:sz="0" w:space="0" w:color="auto"/>
                    <w:bottom w:val="none" w:sz="0" w:space="0" w:color="auto"/>
                    <w:right w:val="none" w:sz="0" w:space="0" w:color="auto"/>
                  </w:divBdr>
                  <w:divsChild>
                    <w:div w:id="7406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7031">
          <w:marLeft w:val="0"/>
          <w:marRight w:val="0"/>
          <w:marTop w:val="0"/>
          <w:marBottom w:val="0"/>
          <w:divBdr>
            <w:top w:val="none" w:sz="0" w:space="0" w:color="auto"/>
            <w:left w:val="none" w:sz="0" w:space="0" w:color="auto"/>
            <w:bottom w:val="none" w:sz="0" w:space="0" w:color="auto"/>
            <w:right w:val="none" w:sz="0" w:space="0" w:color="auto"/>
          </w:divBdr>
          <w:divsChild>
            <w:div w:id="1536654652">
              <w:marLeft w:val="0"/>
              <w:marRight w:val="0"/>
              <w:marTop w:val="0"/>
              <w:marBottom w:val="0"/>
              <w:divBdr>
                <w:top w:val="none" w:sz="0" w:space="0" w:color="auto"/>
                <w:left w:val="none" w:sz="0" w:space="0" w:color="auto"/>
                <w:bottom w:val="none" w:sz="0" w:space="0" w:color="auto"/>
                <w:right w:val="none" w:sz="0" w:space="0" w:color="auto"/>
              </w:divBdr>
              <w:divsChild>
                <w:div w:id="1592815606">
                  <w:marLeft w:val="0"/>
                  <w:marRight w:val="0"/>
                  <w:marTop w:val="0"/>
                  <w:marBottom w:val="0"/>
                  <w:divBdr>
                    <w:top w:val="none" w:sz="0" w:space="0" w:color="auto"/>
                    <w:left w:val="none" w:sz="0" w:space="0" w:color="auto"/>
                    <w:bottom w:val="none" w:sz="0" w:space="0" w:color="auto"/>
                    <w:right w:val="none" w:sz="0" w:space="0" w:color="auto"/>
                  </w:divBdr>
                  <w:divsChild>
                    <w:div w:id="4180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015062">
      <w:bodyDiv w:val="1"/>
      <w:marLeft w:val="0"/>
      <w:marRight w:val="0"/>
      <w:marTop w:val="0"/>
      <w:marBottom w:val="0"/>
      <w:divBdr>
        <w:top w:val="none" w:sz="0" w:space="0" w:color="auto"/>
        <w:left w:val="none" w:sz="0" w:space="0" w:color="auto"/>
        <w:bottom w:val="none" w:sz="0" w:space="0" w:color="auto"/>
        <w:right w:val="none" w:sz="0" w:space="0" w:color="auto"/>
      </w:divBdr>
      <w:divsChild>
        <w:div w:id="108284899">
          <w:marLeft w:val="360"/>
          <w:marRight w:val="0"/>
          <w:marTop w:val="0"/>
          <w:marBottom w:val="160"/>
          <w:divBdr>
            <w:top w:val="none" w:sz="0" w:space="0" w:color="auto"/>
            <w:left w:val="none" w:sz="0" w:space="0" w:color="auto"/>
            <w:bottom w:val="none" w:sz="0" w:space="0" w:color="auto"/>
            <w:right w:val="none" w:sz="0" w:space="0" w:color="auto"/>
          </w:divBdr>
        </w:div>
        <w:div w:id="1136727080">
          <w:marLeft w:val="360"/>
          <w:marRight w:val="0"/>
          <w:marTop w:val="0"/>
          <w:marBottom w:val="160"/>
          <w:divBdr>
            <w:top w:val="none" w:sz="0" w:space="0" w:color="auto"/>
            <w:left w:val="none" w:sz="0" w:space="0" w:color="auto"/>
            <w:bottom w:val="none" w:sz="0" w:space="0" w:color="auto"/>
            <w:right w:val="none" w:sz="0" w:space="0" w:color="auto"/>
          </w:divBdr>
        </w:div>
        <w:div w:id="2021472201">
          <w:marLeft w:val="360"/>
          <w:marRight w:val="0"/>
          <w:marTop w:val="0"/>
          <w:marBottom w:val="160"/>
          <w:divBdr>
            <w:top w:val="none" w:sz="0" w:space="0" w:color="auto"/>
            <w:left w:val="none" w:sz="0" w:space="0" w:color="auto"/>
            <w:bottom w:val="none" w:sz="0" w:space="0" w:color="auto"/>
            <w:right w:val="none" w:sz="0" w:space="0" w:color="auto"/>
          </w:divBdr>
        </w:div>
        <w:div w:id="2139179625">
          <w:marLeft w:val="360"/>
          <w:marRight w:val="0"/>
          <w:marTop w:val="0"/>
          <w:marBottom w:val="160"/>
          <w:divBdr>
            <w:top w:val="none" w:sz="0" w:space="0" w:color="auto"/>
            <w:left w:val="none" w:sz="0" w:space="0" w:color="auto"/>
            <w:bottom w:val="none" w:sz="0" w:space="0" w:color="auto"/>
            <w:right w:val="none" w:sz="0" w:space="0" w:color="auto"/>
          </w:divBdr>
        </w:div>
      </w:divsChild>
    </w:div>
    <w:div w:id="1469787126">
      <w:bodyDiv w:val="1"/>
      <w:marLeft w:val="0"/>
      <w:marRight w:val="0"/>
      <w:marTop w:val="0"/>
      <w:marBottom w:val="0"/>
      <w:divBdr>
        <w:top w:val="none" w:sz="0" w:space="0" w:color="auto"/>
        <w:left w:val="none" w:sz="0" w:space="0" w:color="auto"/>
        <w:bottom w:val="none" w:sz="0" w:space="0" w:color="auto"/>
        <w:right w:val="none" w:sz="0" w:space="0" w:color="auto"/>
      </w:divBdr>
      <w:divsChild>
        <w:div w:id="1505851684">
          <w:marLeft w:val="0"/>
          <w:marRight w:val="0"/>
          <w:marTop w:val="0"/>
          <w:marBottom w:val="0"/>
          <w:divBdr>
            <w:top w:val="none" w:sz="0" w:space="0" w:color="auto"/>
            <w:left w:val="none" w:sz="0" w:space="0" w:color="auto"/>
            <w:bottom w:val="none" w:sz="0" w:space="0" w:color="auto"/>
            <w:right w:val="none" w:sz="0" w:space="0" w:color="auto"/>
          </w:divBdr>
          <w:divsChild>
            <w:div w:id="1781487241">
              <w:marLeft w:val="0"/>
              <w:marRight w:val="0"/>
              <w:marTop w:val="0"/>
              <w:marBottom w:val="0"/>
              <w:divBdr>
                <w:top w:val="none" w:sz="0" w:space="0" w:color="auto"/>
                <w:left w:val="none" w:sz="0" w:space="0" w:color="auto"/>
                <w:bottom w:val="none" w:sz="0" w:space="0" w:color="auto"/>
                <w:right w:val="none" w:sz="0" w:space="0" w:color="auto"/>
              </w:divBdr>
              <w:divsChild>
                <w:div w:id="791290868">
                  <w:marLeft w:val="0"/>
                  <w:marRight w:val="0"/>
                  <w:marTop w:val="0"/>
                  <w:marBottom w:val="0"/>
                  <w:divBdr>
                    <w:top w:val="none" w:sz="0" w:space="0" w:color="auto"/>
                    <w:left w:val="none" w:sz="0" w:space="0" w:color="auto"/>
                    <w:bottom w:val="none" w:sz="0" w:space="0" w:color="auto"/>
                    <w:right w:val="none" w:sz="0" w:space="0" w:color="auto"/>
                  </w:divBdr>
                  <w:divsChild>
                    <w:div w:id="13216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961602">
          <w:marLeft w:val="0"/>
          <w:marRight w:val="0"/>
          <w:marTop w:val="0"/>
          <w:marBottom w:val="0"/>
          <w:divBdr>
            <w:top w:val="none" w:sz="0" w:space="0" w:color="auto"/>
            <w:left w:val="none" w:sz="0" w:space="0" w:color="auto"/>
            <w:bottom w:val="none" w:sz="0" w:space="0" w:color="auto"/>
            <w:right w:val="none" w:sz="0" w:space="0" w:color="auto"/>
          </w:divBdr>
          <w:divsChild>
            <w:div w:id="712191112">
              <w:marLeft w:val="0"/>
              <w:marRight w:val="0"/>
              <w:marTop w:val="0"/>
              <w:marBottom w:val="0"/>
              <w:divBdr>
                <w:top w:val="none" w:sz="0" w:space="0" w:color="auto"/>
                <w:left w:val="none" w:sz="0" w:space="0" w:color="auto"/>
                <w:bottom w:val="none" w:sz="0" w:space="0" w:color="auto"/>
                <w:right w:val="none" w:sz="0" w:space="0" w:color="auto"/>
              </w:divBdr>
              <w:divsChild>
                <w:div w:id="555629239">
                  <w:marLeft w:val="0"/>
                  <w:marRight w:val="0"/>
                  <w:marTop w:val="0"/>
                  <w:marBottom w:val="0"/>
                  <w:divBdr>
                    <w:top w:val="none" w:sz="0" w:space="0" w:color="auto"/>
                    <w:left w:val="none" w:sz="0" w:space="0" w:color="auto"/>
                    <w:bottom w:val="none" w:sz="0" w:space="0" w:color="auto"/>
                    <w:right w:val="none" w:sz="0" w:space="0" w:color="auto"/>
                  </w:divBdr>
                  <w:divsChild>
                    <w:div w:id="20517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25693">
      <w:bodyDiv w:val="1"/>
      <w:marLeft w:val="0"/>
      <w:marRight w:val="0"/>
      <w:marTop w:val="0"/>
      <w:marBottom w:val="0"/>
      <w:divBdr>
        <w:top w:val="none" w:sz="0" w:space="0" w:color="auto"/>
        <w:left w:val="none" w:sz="0" w:space="0" w:color="auto"/>
        <w:bottom w:val="none" w:sz="0" w:space="0" w:color="auto"/>
        <w:right w:val="none" w:sz="0" w:space="0" w:color="auto"/>
      </w:divBdr>
    </w:div>
    <w:div w:id="1700473842">
      <w:bodyDiv w:val="1"/>
      <w:marLeft w:val="0"/>
      <w:marRight w:val="0"/>
      <w:marTop w:val="0"/>
      <w:marBottom w:val="0"/>
      <w:divBdr>
        <w:top w:val="none" w:sz="0" w:space="0" w:color="auto"/>
        <w:left w:val="none" w:sz="0" w:space="0" w:color="auto"/>
        <w:bottom w:val="none" w:sz="0" w:space="0" w:color="auto"/>
        <w:right w:val="none" w:sz="0" w:space="0" w:color="auto"/>
      </w:divBdr>
    </w:div>
    <w:div w:id="1883402999">
      <w:bodyDiv w:val="1"/>
      <w:marLeft w:val="0"/>
      <w:marRight w:val="0"/>
      <w:marTop w:val="0"/>
      <w:marBottom w:val="0"/>
      <w:divBdr>
        <w:top w:val="none" w:sz="0" w:space="0" w:color="auto"/>
        <w:left w:val="none" w:sz="0" w:space="0" w:color="auto"/>
        <w:bottom w:val="none" w:sz="0" w:space="0" w:color="auto"/>
        <w:right w:val="none" w:sz="0" w:space="0" w:color="auto"/>
      </w:divBdr>
    </w:div>
    <w:div w:id="2053456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163CE40733434A94F22A455CB464E1" ma:contentTypeVersion="14" ma:contentTypeDescription="Create a new document." ma:contentTypeScope="" ma:versionID="2a3b0726886184fafa37f008b6ccbb9e">
  <xsd:schema xmlns:xsd="http://www.w3.org/2001/XMLSchema" xmlns:xs="http://www.w3.org/2001/XMLSchema" xmlns:p="http://schemas.microsoft.com/office/2006/metadata/properties" xmlns:ns2="1e5515d9-e235-42d7-a996-0db0c97b269d" xmlns:ns3="14999dde-4215-4915-b93e-faaa7878e5e8" targetNamespace="http://schemas.microsoft.com/office/2006/metadata/properties" ma:root="true" ma:fieldsID="03d4583a1a5a0880257f29ae42f1ab0d" ns2:_="" ns3:_="">
    <xsd:import namespace="1e5515d9-e235-42d7-a996-0db0c97b269d"/>
    <xsd:import namespace="14999dde-4215-4915-b93e-faaa7878e5e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515d9-e235-42d7-a996-0db0c97b269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999dde-4215-4915-b93e-faaa7878e5e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e868445-c13b-4dd0-a788-db2198e5b03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999dde-4215-4915-b93e-faaa7878e5e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0E31F-B47E-4444-90B1-4C4FA9DEE07F}">
  <ds:schemaRefs>
    <ds:schemaRef ds:uri="http://schemas.microsoft.com/sharepoint/v3/contenttype/forms"/>
  </ds:schemaRefs>
</ds:datastoreItem>
</file>

<file path=customXml/itemProps2.xml><?xml version="1.0" encoding="utf-8"?>
<ds:datastoreItem xmlns:ds="http://schemas.openxmlformats.org/officeDocument/2006/customXml" ds:itemID="{694CF28C-BCBB-44D3-AC48-59BBE6B6A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515d9-e235-42d7-a996-0db0c97b269d"/>
    <ds:schemaRef ds:uri="14999dde-4215-4915-b93e-faaa7878e5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2935B6-0357-4E28-8D1D-CD25374DFB02}">
  <ds:schemaRefs>
    <ds:schemaRef ds:uri="http://schemas.microsoft.com/office/2006/metadata/properties"/>
    <ds:schemaRef ds:uri="http://schemas.microsoft.com/office/infopath/2007/PartnerControls"/>
    <ds:schemaRef ds:uri="14999dde-4215-4915-b93e-faaa7878e5e8"/>
  </ds:schemaRefs>
</ds:datastoreItem>
</file>

<file path=customXml/itemProps4.xml><?xml version="1.0" encoding="utf-8"?>
<ds:datastoreItem xmlns:ds="http://schemas.openxmlformats.org/officeDocument/2006/customXml" ds:itemID="{53D0FF0E-1831-4461-9228-44E120424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3778</Words>
  <Characters>21537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dc:creator>
  <cp:keywords/>
  <dc:description/>
  <cp:lastModifiedBy>Drake Namanya</cp:lastModifiedBy>
  <cp:revision>2</cp:revision>
  <dcterms:created xsi:type="dcterms:W3CDTF">2026-07-27T14:49:00Z</dcterms:created>
  <dcterms:modified xsi:type="dcterms:W3CDTF">2026-07-27T14:49:00Z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0x0101003C163CE40733434A94F22A455CB464E1</vt:lpwstr>
  </property>
  <property fmtid="{D5CDD505-2E9C-101B-9397-08002B2CF9AE}" pid="3" name="MediaServiceImageTags">
    <vt:lpwstr/>
  </property>
</Properties>
</file>